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BD19E" w14:textId="77777777" w:rsidR="00AF3869" w:rsidRDefault="004C45B7">
      <w:r>
        <w:rPr>
          <w:noProof/>
        </w:rPr>
        <w:drawing>
          <wp:inline distT="0" distB="0" distL="0" distR="0" wp14:anchorId="30BA3E9F" wp14:editId="740115C7">
            <wp:extent cx="5558155" cy="1447800"/>
            <wp:effectExtent l="0" t="0" r="0" b="0"/>
            <wp:docPr id="1"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8" descr="A képen szöveg látható&#10;&#10;Automatikusan generált leírás"/>
                    <pic:cNvPicPr>
                      <a:picLocks noChangeAspect="1" noChangeArrowheads="1"/>
                    </pic:cNvPicPr>
                  </pic:nvPicPr>
                  <pic:blipFill>
                    <a:blip r:embed="rId11"/>
                    <a:srcRect l="15797" t="34329" r="14942" b="34453"/>
                    <a:stretch>
                      <a:fillRect/>
                    </a:stretch>
                  </pic:blipFill>
                  <pic:spPr bwMode="auto">
                    <a:xfrm>
                      <a:off x="0" y="0"/>
                      <a:ext cx="5558155" cy="1447800"/>
                    </a:xfrm>
                    <a:prstGeom prst="rect">
                      <a:avLst/>
                    </a:prstGeom>
                    <a:noFill/>
                  </pic:spPr>
                </pic:pic>
              </a:graphicData>
            </a:graphic>
          </wp:inline>
        </w:drawing>
      </w:r>
    </w:p>
    <w:p w14:paraId="5F557DFA" w14:textId="77777777" w:rsidR="00AF3869" w:rsidRDefault="00AF3869"/>
    <w:p w14:paraId="6DCEC904" w14:textId="77777777" w:rsidR="00AF3869" w:rsidRDefault="00AF3869"/>
    <w:p w14:paraId="31029F8E" w14:textId="77777777" w:rsidR="00AF3869" w:rsidRDefault="00AF3869"/>
    <w:p w14:paraId="4CAFE33A" w14:textId="77777777" w:rsidR="00AF3869" w:rsidRDefault="00AF3869"/>
    <w:p w14:paraId="12ACFD58" w14:textId="77777777" w:rsidR="00AF3869" w:rsidRDefault="004C45B7">
      <w:pPr>
        <w:jc w:val="center"/>
        <w:rPr>
          <w:sz w:val="72"/>
          <w:szCs w:val="72"/>
        </w:rPr>
      </w:pPr>
      <w:r>
        <w:rPr>
          <w:sz w:val="72"/>
          <w:szCs w:val="72"/>
        </w:rPr>
        <w:t>Egyedi gyártástámogató szoftver kivitelezése</w:t>
      </w:r>
    </w:p>
    <w:p w14:paraId="117FC135" w14:textId="77777777" w:rsidR="00AF3869" w:rsidRDefault="00AF3869">
      <w:pPr>
        <w:rPr>
          <w:sz w:val="72"/>
          <w:szCs w:val="72"/>
        </w:rPr>
      </w:pPr>
    </w:p>
    <w:p w14:paraId="6D23D67B" w14:textId="77777777" w:rsidR="00AF3869" w:rsidRDefault="004C45B7">
      <w:pPr>
        <w:jc w:val="center"/>
        <w:rPr>
          <w:sz w:val="56"/>
          <w:szCs w:val="56"/>
        </w:rPr>
      </w:pPr>
      <w:r>
        <w:rPr>
          <w:sz w:val="56"/>
          <w:szCs w:val="56"/>
        </w:rPr>
        <w:t>Custom production support software implementation</w:t>
      </w:r>
    </w:p>
    <w:p w14:paraId="12E830C9" w14:textId="77777777" w:rsidR="00AF3869" w:rsidRDefault="00AF3869">
      <w:pPr>
        <w:rPr>
          <w:sz w:val="40"/>
          <w:szCs w:val="40"/>
        </w:rPr>
      </w:pPr>
    </w:p>
    <w:p w14:paraId="70A44B7C" w14:textId="77777777" w:rsidR="00AF3869" w:rsidRDefault="00AF3869">
      <w:pPr>
        <w:rPr>
          <w:sz w:val="40"/>
          <w:szCs w:val="40"/>
        </w:rPr>
      </w:pPr>
    </w:p>
    <w:p w14:paraId="69F0C44A" w14:textId="77777777" w:rsidR="00AF3869" w:rsidRDefault="004C45B7">
      <w:pPr>
        <w:jc w:val="center"/>
        <w:rPr>
          <w:sz w:val="40"/>
          <w:szCs w:val="40"/>
        </w:rPr>
      </w:pPr>
      <w:r>
        <w:rPr>
          <w:sz w:val="40"/>
          <w:szCs w:val="40"/>
        </w:rPr>
        <w:t>Badinszky Dániel Bence</w:t>
      </w:r>
    </w:p>
    <w:p w14:paraId="54A7289E" w14:textId="77777777" w:rsidR="00AF3869" w:rsidRDefault="004C45B7">
      <w:pPr>
        <w:jc w:val="center"/>
        <w:rPr>
          <w:sz w:val="32"/>
          <w:szCs w:val="32"/>
        </w:rPr>
      </w:pPr>
      <w:r>
        <w:rPr>
          <w:sz w:val="32"/>
          <w:szCs w:val="32"/>
        </w:rPr>
        <w:t>HLISZU</w:t>
      </w:r>
    </w:p>
    <w:p w14:paraId="2BCE1828" w14:textId="77777777" w:rsidR="00AF3869" w:rsidRDefault="00AF3869">
      <w:pPr>
        <w:rPr>
          <w:sz w:val="40"/>
          <w:szCs w:val="40"/>
        </w:rPr>
      </w:pPr>
    </w:p>
    <w:p w14:paraId="1C817972" w14:textId="77777777" w:rsidR="00AF3869" w:rsidRDefault="004C45B7">
      <w:pPr>
        <w:jc w:val="center"/>
        <w:rPr>
          <w:sz w:val="32"/>
          <w:szCs w:val="32"/>
        </w:rPr>
      </w:pPr>
      <w:r>
        <w:rPr>
          <w:sz w:val="32"/>
          <w:szCs w:val="32"/>
        </w:rPr>
        <w:t>Dr. Pap-Szigeti Róbert, főiskolai tanár</w:t>
      </w:r>
    </w:p>
    <w:p w14:paraId="2E1CC5C2" w14:textId="77777777" w:rsidR="00AF3869" w:rsidRDefault="00AF3869">
      <w:pPr>
        <w:rPr>
          <w:sz w:val="40"/>
          <w:szCs w:val="40"/>
        </w:rPr>
      </w:pPr>
    </w:p>
    <w:p w14:paraId="20DB77EC" w14:textId="77777777" w:rsidR="00AF3869" w:rsidRDefault="00AF3869">
      <w:pPr>
        <w:rPr>
          <w:sz w:val="40"/>
          <w:szCs w:val="40"/>
        </w:rPr>
      </w:pPr>
    </w:p>
    <w:p w14:paraId="1E946769" w14:textId="77777777" w:rsidR="00AF3869" w:rsidRDefault="00AF3869">
      <w:pPr>
        <w:rPr>
          <w:sz w:val="40"/>
          <w:szCs w:val="40"/>
        </w:rPr>
      </w:pPr>
    </w:p>
    <w:p w14:paraId="3E4FF658" w14:textId="77777777" w:rsidR="00AF3869" w:rsidRDefault="00AF3869">
      <w:pPr>
        <w:rPr>
          <w:sz w:val="40"/>
          <w:szCs w:val="40"/>
        </w:rPr>
      </w:pPr>
    </w:p>
    <w:p w14:paraId="1CAA6796" w14:textId="77777777" w:rsidR="00AF3869" w:rsidRDefault="00AF3869">
      <w:pPr>
        <w:rPr>
          <w:sz w:val="40"/>
          <w:szCs w:val="40"/>
        </w:rPr>
      </w:pPr>
    </w:p>
    <w:p w14:paraId="5054A242" w14:textId="77777777" w:rsidR="00AF3869" w:rsidRDefault="00AF3869">
      <w:pPr>
        <w:rPr>
          <w:sz w:val="40"/>
          <w:szCs w:val="40"/>
        </w:rPr>
      </w:pPr>
    </w:p>
    <w:p w14:paraId="59E1A3BA" w14:textId="77777777" w:rsidR="00AF3869" w:rsidRDefault="00AF3869">
      <w:pPr>
        <w:rPr>
          <w:sz w:val="40"/>
          <w:szCs w:val="40"/>
        </w:rPr>
      </w:pPr>
    </w:p>
    <w:p w14:paraId="40530A09" w14:textId="77777777" w:rsidR="00AF3869" w:rsidRDefault="00AF3869">
      <w:pPr>
        <w:rPr>
          <w:sz w:val="40"/>
          <w:szCs w:val="40"/>
        </w:rPr>
      </w:pPr>
    </w:p>
    <w:p w14:paraId="4CB4D196" w14:textId="77777777" w:rsidR="00AF3869" w:rsidRDefault="004C45B7">
      <w:pPr>
        <w:jc w:val="center"/>
        <w:rPr>
          <w:sz w:val="32"/>
          <w:szCs w:val="32"/>
        </w:rPr>
      </w:pPr>
      <w:r>
        <w:rPr>
          <w:sz w:val="32"/>
          <w:szCs w:val="32"/>
        </w:rPr>
        <w:t>2025</w:t>
      </w:r>
      <w:r>
        <w:br w:type="page"/>
      </w:r>
    </w:p>
    <w:p w14:paraId="4FD94AEC" w14:textId="77777777" w:rsidR="00AF3869" w:rsidRDefault="004C45B7" w:rsidP="00F319DE">
      <w:pPr>
        <w:pStyle w:val="szdcmsor1"/>
      </w:pPr>
      <w:bookmarkStart w:id="0" w:name="_Toc196410005"/>
      <w:r>
        <w:lastRenderedPageBreak/>
        <w:t>Tartalomjegyzék</w:t>
      </w:r>
      <w:bookmarkEnd w:id="0"/>
    </w:p>
    <w:p w14:paraId="5E1C1AFF" w14:textId="77777777" w:rsidR="00AF3869" w:rsidRDefault="00AF3869"/>
    <w:p w14:paraId="277838A7" w14:textId="6E7E13F7" w:rsidR="002F3B02" w:rsidRDefault="00F319DE">
      <w:pPr>
        <w:pStyle w:val="TJ1"/>
        <w:tabs>
          <w:tab w:val="left" w:pos="480"/>
          <w:tab w:val="right" w:leader="dot" w:pos="8776"/>
        </w:tabs>
        <w:rPr>
          <w:rFonts w:eastAsiaTheme="minorEastAsia"/>
          <w:b w:val="0"/>
          <w:bCs w:val="0"/>
          <w:caps w:val="0"/>
          <w:noProof/>
          <w:sz w:val="22"/>
          <w:szCs w:val="22"/>
          <w:lang w:eastAsia="hu-HU"/>
        </w:rPr>
      </w:pPr>
      <w:r>
        <w:fldChar w:fldCharType="begin"/>
      </w:r>
      <w:r>
        <w:instrText xml:space="preserve"> TOC \o "1-3" \h \z \t "szd_címsor1;1" </w:instrText>
      </w:r>
      <w:r>
        <w:fldChar w:fldCharType="separate"/>
      </w:r>
      <w:hyperlink w:anchor="_Toc196410005" w:history="1">
        <w:r w:rsidR="002F3B02" w:rsidRPr="005207ED">
          <w:rPr>
            <w:rStyle w:val="Hiperhivatkozs"/>
            <w:noProof/>
          </w:rPr>
          <w:t>1.</w:t>
        </w:r>
        <w:r w:rsidR="002F3B02">
          <w:rPr>
            <w:rFonts w:eastAsiaTheme="minorEastAsia"/>
            <w:b w:val="0"/>
            <w:bCs w:val="0"/>
            <w:caps w:val="0"/>
            <w:noProof/>
            <w:sz w:val="22"/>
            <w:szCs w:val="22"/>
            <w:lang w:eastAsia="hu-HU"/>
          </w:rPr>
          <w:tab/>
        </w:r>
        <w:r w:rsidR="002F3B02" w:rsidRPr="005207ED">
          <w:rPr>
            <w:rStyle w:val="Hiperhivatkozs"/>
            <w:noProof/>
          </w:rPr>
          <w:t>Tartalomjegyzék</w:t>
        </w:r>
        <w:r w:rsidR="002F3B02">
          <w:rPr>
            <w:noProof/>
            <w:webHidden/>
          </w:rPr>
          <w:tab/>
        </w:r>
        <w:r w:rsidR="002F3B02">
          <w:rPr>
            <w:noProof/>
            <w:webHidden/>
          </w:rPr>
          <w:fldChar w:fldCharType="begin"/>
        </w:r>
        <w:r w:rsidR="002F3B02">
          <w:rPr>
            <w:noProof/>
            <w:webHidden/>
          </w:rPr>
          <w:instrText xml:space="preserve"> PAGEREF _Toc196410005 \h </w:instrText>
        </w:r>
        <w:r w:rsidR="002F3B02">
          <w:rPr>
            <w:noProof/>
            <w:webHidden/>
          </w:rPr>
        </w:r>
        <w:r w:rsidR="002F3B02">
          <w:rPr>
            <w:noProof/>
            <w:webHidden/>
          </w:rPr>
          <w:fldChar w:fldCharType="separate"/>
        </w:r>
        <w:r w:rsidR="002F3B02">
          <w:rPr>
            <w:noProof/>
            <w:webHidden/>
          </w:rPr>
          <w:t>2</w:t>
        </w:r>
        <w:r w:rsidR="002F3B02">
          <w:rPr>
            <w:noProof/>
            <w:webHidden/>
          </w:rPr>
          <w:fldChar w:fldCharType="end"/>
        </w:r>
      </w:hyperlink>
    </w:p>
    <w:p w14:paraId="4A2235A9" w14:textId="6FC4119F"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06" w:history="1">
        <w:r w:rsidRPr="005207ED">
          <w:rPr>
            <w:rStyle w:val="Hiperhivatkozs"/>
            <w:noProof/>
          </w:rPr>
          <w:t>2.</w:t>
        </w:r>
        <w:r>
          <w:rPr>
            <w:rFonts w:eastAsiaTheme="minorEastAsia"/>
            <w:b w:val="0"/>
            <w:bCs w:val="0"/>
            <w:caps w:val="0"/>
            <w:noProof/>
            <w:sz w:val="22"/>
            <w:szCs w:val="22"/>
            <w:lang w:eastAsia="hu-HU"/>
          </w:rPr>
          <w:tab/>
        </w:r>
        <w:r w:rsidRPr="005207ED">
          <w:rPr>
            <w:rStyle w:val="Hiperhivatkozs"/>
            <w:noProof/>
          </w:rPr>
          <w:t>A projekt előzménye és ismertetése</w:t>
        </w:r>
        <w:r>
          <w:rPr>
            <w:noProof/>
            <w:webHidden/>
          </w:rPr>
          <w:tab/>
        </w:r>
        <w:r>
          <w:rPr>
            <w:noProof/>
            <w:webHidden/>
          </w:rPr>
          <w:fldChar w:fldCharType="begin"/>
        </w:r>
        <w:r>
          <w:rPr>
            <w:noProof/>
            <w:webHidden/>
          </w:rPr>
          <w:instrText xml:space="preserve"> PAGEREF _Toc196410006 \h </w:instrText>
        </w:r>
        <w:r>
          <w:rPr>
            <w:noProof/>
            <w:webHidden/>
          </w:rPr>
        </w:r>
        <w:r>
          <w:rPr>
            <w:noProof/>
            <w:webHidden/>
          </w:rPr>
          <w:fldChar w:fldCharType="separate"/>
        </w:r>
        <w:r>
          <w:rPr>
            <w:noProof/>
            <w:webHidden/>
          </w:rPr>
          <w:t>4</w:t>
        </w:r>
        <w:r>
          <w:rPr>
            <w:noProof/>
            <w:webHidden/>
          </w:rPr>
          <w:fldChar w:fldCharType="end"/>
        </w:r>
      </w:hyperlink>
    </w:p>
    <w:p w14:paraId="1D7169D1" w14:textId="3F23AB95"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07" w:history="1">
        <w:r w:rsidRPr="005207ED">
          <w:rPr>
            <w:rStyle w:val="Hiperhivatkozs"/>
            <w:noProof/>
          </w:rPr>
          <w:t>3.</w:t>
        </w:r>
        <w:r>
          <w:rPr>
            <w:rFonts w:eastAsiaTheme="minorEastAsia"/>
            <w:b w:val="0"/>
            <w:bCs w:val="0"/>
            <w:caps w:val="0"/>
            <w:noProof/>
            <w:sz w:val="22"/>
            <w:szCs w:val="22"/>
            <w:lang w:eastAsia="hu-HU"/>
          </w:rPr>
          <w:tab/>
        </w:r>
        <w:r w:rsidRPr="005207ED">
          <w:rPr>
            <w:rStyle w:val="Hiperhivatkozs"/>
            <w:noProof/>
          </w:rPr>
          <w:t>Fejlesztési fázisok és szoftverkövetelmények</w:t>
        </w:r>
        <w:r>
          <w:rPr>
            <w:noProof/>
            <w:webHidden/>
          </w:rPr>
          <w:tab/>
        </w:r>
        <w:r>
          <w:rPr>
            <w:noProof/>
            <w:webHidden/>
          </w:rPr>
          <w:fldChar w:fldCharType="begin"/>
        </w:r>
        <w:r>
          <w:rPr>
            <w:noProof/>
            <w:webHidden/>
          </w:rPr>
          <w:instrText xml:space="preserve"> PAGEREF _Toc196410007 \h </w:instrText>
        </w:r>
        <w:r>
          <w:rPr>
            <w:noProof/>
            <w:webHidden/>
          </w:rPr>
        </w:r>
        <w:r>
          <w:rPr>
            <w:noProof/>
            <w:webHidden/>
          </w:rPr>
          <w:fldChar w:fldCharType="separate"/>
        </w:r>
        <w:r>
          <w:rPr>
            <w:noProof/>
            <w:webHidden/>
          </w:rPr>
          <w:t>6</w:t>
        </w:r>
        <w:r>
          <w:rPr>
            <w:noProof/>
            <w:webHidden/>
          </w:rPr>
          <w:fldChar w:fldCharType="end"/>
        </w:r>
      </w:hyperlink>
    </w:p>
    <w:p w14:paraId="22F52D1A" w14:textId="39A4CD41" w:rsidR="002F3B02" w:rsidRDefault="002F3B02">
      <w:pPr>
        <w:pStyle w:val="TJ2"/>
        <w:tabs>
          <w:tab w:val="left" w:pos="960"/>
          <w:tab w:val="right" w:leader="dot" w:pos="8776"/>
        </w:tabs>
        <w:rPr>
          <w:rFonts w:eastAsiaTheme="minorEastAsia"/>
          <w:smallCaps w:val="0"/>
          <w:noProof/>
          <w:sz w:val="22"/>
          <w:szCs w:val="22"/>
          <w:lang w:eastAsia="hu-HU"/>
        </w:rPr>
      </w:pPr>
      <w:hyperlink w:anchor="_Toc196410008" w:history="1">
        <w:r w:rsidRPr="005207ED">
          <w:rPr>
            <w:rStyle w:val="Hiperhivatkozs"/>
            <w:noProof/>
          </w:rPr>
          <w:t>3.1.</w:t>
        </w:r>
        <w:r>
          <w:rPr>
            <w:rFonts w:eastAsiaTheme="minorEastAsia"/>
            <w:smallCaps w:val="0"/>
            <w:noProof/>
            <w:sz w:val="22"/>
            <w:szCs w:val="22"/>
            <w:lang w:eastAsia="hu-HU"/>
          </w:rPr>
          <w:tab/>
        </w:r>
        <w:r w:rsidRPr="005207ED">
          <w:rPr>
            <w:rStyle w:val="Hiperhivatkozs"/>
            <w:noProof/>
          </w:rPr>
          <w:t>Felhasználóbarát felület és gazdasági tényezők</w:t>
        </w:r>
        <w:r>
          <w:rPr>
            <w:noProof/>
            <w:webHidden/>
          </w:rPr>
          <w:tab/>
        </w:r>
        <w:r>
          <w:rPr>
            <w:noProof/>
            <w:webHidden/>
          </w:rPr>
          <w:fldChar w:fldCharType="begin"/>
        </w:r>
        <w:r>
          <w:rPr>
            <w:noProof/>
            <w:webHidden/>
          </w:rPr>
          <w:instrText xml:space="preserve"> PAGEREF _Toc196410008 \h </w:instrText>
        </w:r>
        <w:r>
          <w:rPr>
            <w:noProof/>
            <w:webHidden/>
          </w:rPr>
        </w:r>
        <w:r>
          <w:rPr>
            <w:noProof/>
            <w:webHidden/>
          </w:rPr>
          <w:fldChar w:fldCharType="separate"/>
        </w:r>
        <w:r>
          <w:rPr>
            <w:noProof/>
            <w:webHidden/>
          </w:rPr>
          <w:t>8</w:t>
        </w:r>
        <w:r>
          <w:rPr>
            <w:noProof/>
            <w:webHidden/>
          </w:rPr>
          <w:fldChar w:fldCharType="end"/>
        </w:r>
      </w:hyperlink>
    </w:p>
    <w:p w14:paraId="32CFFE6F" w14:textId="14250A7B"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09" w:history="1">
        <w:r w:rsidRPr="005207ED">
          <w:rPr>
            <w:rStyle w:val="Hiperhivatkozs"/>
            <w:noProof/>
          </w:rPr>
          <w:t>4.</w:t>
        </w:r>
        <w:r>
          <w:rPr>
            <w:rFonts w:eastAsiaTheme="minorEastAsia"/>
            <w:b w:val="0"/>
            <w:bCs w:val="0"/>
            <w:caps w:val="0"/>
            <w:noProof/>
            <w:sz w:val="22"/>
            <w:szCs w:val="22"/>
            <w:lang w:eastAsia="hu-HU"/>
          </w:rPr>
          <w:tab/>
        </w:r>
        <w:r w:rsidRPr="005207ED">
          <w:rPr>
            <w:rStyle w:val="Hiperhivatkozs"/>
            <w:noProof/>
          </w:rPr>
          <w:t>Szoftverek hasonló funkcionalitással</w:t>
        </w:r>
        <w:r>
          <w:rPr>
            <w:noProof/>
            <w:webHidden/>
          </w:rPr>
          <w:tab/>
        </w:r>
        <w:r>
          <w:rPr>
            <w:noProof/>
            <w:webHidden/>
          </w:rPr>
          <w:fldChar w:fldCharType="begin"/>
        </w:r>
        <w:r>
          <w:rPr>
            <w:noProof/>
            <w:webHidden/>
          </w:rPr>
          <w:instrText xml:space="preserve"> PAGEREF _Toc196410009 \h </w:instrText>
        </w:r>
        <w:r>
          <w:rPr>
            <w:noProof/>
            <w:webHidden/>
          </w:rPr>
        </w:r>
        <w:r>
          <w:rPr>
            <w:noProof/>
            <w:webHidden/>
          </w:rPr>
          <w:fldChar w:fldCharType="separate"/>
        </w:r>
        <w:r>
          <w:rPr>
            <w:noProof/>
            <w:webHidden/>
          </w:rPr>
          <w:t>10</w:t>
        </w:r>
        <w:r>
          <w:rPr>
            <w:noProof/>
            <w:webHidden/>
          </w:rPr>
          <w:fldChar w:fldCharType="end"/>
        </w:r>
      </w:hyperlink>
    </w:p>
    <w:p w14:paraId="7060C6CE" w14:textId="7F57CFF6" w:rsidR="002F3B02" w:rsidRDefault="002F3B02">
      <w:pPr>
        <w:pStyle w:val="TJ2"/>
        <w:tabs>
          <w:tab w:val="left" w:pos="960"/>
          <w:tab w:val="right" w:leader="dot" w:pos="8776"/>
        </w:tabs>
        <w:rPr>
          <w:rFonts w:eastAsiaTheme="minorEastAsia"/>
          <w:smallCaps w:val="0"/>
          <w:noProof/>
          <w:sz w:val="22"/>
          <w:szCs w:val="22"/>
          <w:lang w:eastAsia="hu-HU"/>
        </w:rPr>
      </w:pPr>
      <w:hyperlink w:anchor="_Toc196410010" w:history="1">
        <w:r w:rsidRPr="005207ED">
          <w:rPr>
            <w:rStyle w:val="Hiperhivatkozs"/>
            <w:noProof/>
          </w:rPr>
          <w:t>4.1.</w:t>
        </w:r>
        <w:r>
          <w:rPr>
            <w:rFonts w:eastAsiaTheme="minorEastAsia"/>
            <w:smallCaps w:val="0"/>
            <w:noProof/>
            <w:sz w:val="22"/>
            <w:szCs w:val="22"/>
            <w:lang w:eastAsia="hu-HU"/>
          </w:rPr>
          <w:tab/>
        </w:r>
        <w:r w:rsidRPr="005207ED">
          <w:rPr>
            <w:rStyle w:val="Hiperhivatkozs"/>
            <w:noProof/>
          </w:rPr>
          <w:t>SAP Business One</w:t>
        </w:r>
        <w:r>
          <w:rPr>
            <w:noProof/>
            <w:webHidden/>
          </w:rPr>
          <w:tab/>
        </w:r>
        <w:r>
          <w:rPr>
            <w:noProof/>
            <w:webHidden/>
          </w:rPr>
          <w:fldChar w:fldCharType="begin"/>
        </w:r>
        <w:r>
          <w:rPr>
            <w:noProof/>
            <w:webHidden/>
          </w:rPr>
          <w:instrText xml:space="preserve"> PAGEREF _Toc196410010 \h </w:instrText>
        </w:r>
        <w:r>
          <w:rPr>
            <w:noProof/>
            <w:webHidden/>
          </w:rPr>
        </w:r>
        <w:r>
          <w:rPr>
            <w:noProof/>
            <w:webHidden/>
          </w:rPr>
          <w:fldChar w:fldCharType="separate"/>
        </w:r>
        <w:r>
          <w:rPr>
            <w:noProof/>
            <w:webHidden/>
          </w:rPr>
          <w:t>10</w:t>
        </w:r>
        <w:r>
          <w:rPr>
            <w:noProof/>
            <w:webHidden/>
          </w:rPr>
          <w:fldChar w:fldCharType="end"/>
        </w:r>
      </w:hyperlink>
    </w:p>
    <w:p w14:paraId="4BB7CEE9" w14:textId="00DEFE79" w:rsidR="002F3B02" w:rsidRDefault="002F3B02">
      <w:pPr>
        <w:pStyle w:val="TJ2"/>
        <w:tabs>
          <w:tab w:val="left" w:pos="960"/>
          <w:tab w:val="right" w:leader="dot" w:pos="8776"/>
        </w:tabs>
        <w:rPr>
          <w:rFonts w:eastAsiaTheme="minorEastAsia"/>
          <w:smallCaps w:val="0"/>
          <w:noProof/>
          <w:sz w:val="22"/>
          <w:szCs w:val="22"/>
          <w:lang w:eastAsia="hu-HU"/>
        </w:rPr>
      </w:pPr>
      <w:hyperlink w:anchor="_Toc196410011" w:history="1">
        <w:r w:rsidRPr="005207ED">
          <w:rPr>
            <w:rStyle w:val="Hiperhivatkozs"/>
            <w:noProof/>
          </w:rPr>
          <w:t>4.2.</w:t>
        </w:r>
        <w:r>
          <w:rPr>
            <w:rFonts w:eastAsiaTheme="minorEastAsia"/>
            <w:smallCaps w:val="0"/>
            <w:noProof/>
            <w:sz w:val="22"/>
            <w:szCs w:val="22"/>
            <w:lang w:eastAsia="hu-HU"/>
          </w:rPr>
          <w:tab/>
        </w:r>
        <w:r w:rsidRPr="005207ED">
          <w:rPr>
            <w:rStyle w:val="Hiperhivatkozs"/>
            <w:noProof/>
          </w:rPr>
          <w:t>Autodesk Fusion 360</w:t>
        </w:r>
        <w:r>
          <w:rPr>
            <w:noProof/>
            <w:webHidden/>
          </w:rPr>
          <w:tab/>
        </w:r>
        <w:r>
          <w:rPr>
            <w:noProof/>
            <w:webHidden/>
          </w:rPr>
          <w:fldChar w:fldCharType="begin"/>
        </w:r>
        <w:r>
          <w:rPr>
            <w:noProof/>
            <w:webHidden/>
          </w:rPr>
          <w:instrText xml:space="preserve"> PAGEREF _Toc196410011 \h </w:instrText>
        </w:r>
        <w:r>
          <w:rPr>
            <w:noProof/>
            <w:webHidden/>
          </w:rPr>
        </w:r>
        <w:r>
          <w:rPr>
            <w:noProof/>
            <w:webHidden/>
          </w:rPr>
          <w:fldChar w:fldCharType="separate"/>
        </w:r>
        <w:r>
          <w:rPr>
            <w:noProof/>
            <w:webHidden/>
          </w:rPr>
          <w:t>10</w:t>
        </w:r>
        <w:r>
          <w:rPr>
            <w:noProof/>
            <w:webHidden/>
          </w:rPr>
          <w:fldChar w:fldCharType="end"/>
        </w:r>
      </w:hyperlink>
    </w:p>
    <w:p w14:paraId="6589A712" w14:textId="675AAAFC" w:rsidR="002F3B02" w:rsidRDefault="002F3B02">
      <w:pPr>
        <w:pStyle w:val="TJ2"/>
        <w:tabs>
          <w:tab w:val="left" w:pos="960"/>
          <w:tab w:val="right" w:leader="dot" w:pos="8776"/>
        </w:tabs>
        <w:rPr>
          <w:rFonts w:eastAsiaTheme="minorEastAsia"/>
          <w:smallCaps w:val="0"/>
          <w:noProof/>
          <w:sz w:val="22"/>
          <w:szCs w:val="22"/>
          <w:lang w:eastAsia="hu-HU"/>
        </w:rPr>
      </w:pPr>
      <w:hyperlink w:anchor="_Toc196410012" w:history="1">
        <w:r w:rsidRPr="005207ED">
          <w:rPr>
            <w:rStyle w:val="Hiperhivatkozs"/>
            <w:noProof/>
          </w:rPr>
          <w:t>4.3.</w:t>
        </w:r>
        <w:r>
          <w:rPr>
            <w:rFonts w:eastAsiaTheme="minorEastAsia"/>
            <w:smallCaps w:val="0"/>
            <w:noProof/>
            <w:sz w:val="22"/>
            <w:szCs w:val="22"/>
            <w:lang w:eastAsia="hu-HU"/>
          </w:rPr>
          <w:tab/>
        </w:r>
        <w:r w:rsidRPr="005207ED">
          <w:rPr>
            <w:rStyle w:val="Hiperhivatkozs"/>
            <w:noProof/>
          </w:rPr>
          <w:t>MRPeasy</w:t>
        </w:r>
        <w:r>
          <w:rPr>
            <w:noProof/>
            <w:webHidden/>
          </w:rPr>
          <w:tab/>
        </w:r>
        <w:r>
          <w:rPr>
            <w:noProof/>
            <w:webHidden/>
          </w:rPr>
          <w:fldChar w:fldCharType="begin"/>
        </w:r>
        <w:r>
          <w:rPr>
            <w:noProof/>
            <w:webHidden/>
          </w:rPr>
          <w:instrText xml:space="preserve"> PAGEREF _Toc196410012 \h </w:instrText>
        </w:r>
        <w:r>
          <w:rPr>
            <w:noProof/>
            <w:webHidden/>
          </w:rPr>
        </w:r>
        <w:r>
          <w:rPr>
            <w:noProof/>
            <w:webHidden/>
          </w:rPr>
          <w:fldChar w:fldCharType="separate"/>
        </w:r>
        <w:r>
          <w:rPr>
            <w:noProof/>
            <w:webHidden/>
          </w:rPr>
          <w:t>11</w:t>
        </w:r>
        <w:r>
          <w:rPr>
            <w:noProof/>
            <w:webHidden/>
          </w:rPr>
          <w:fldChar w:fldCharType="end"/>
        </w:r>
      </w:hyperlink>
    </w:p>
    <w:p w14:paraId="6CDB42FD" w14:textId="1BB496F0" w:rsidR="002F3B02" w:rsidRDefault="002F3B02">
      <w:pPr>
        <w:pStyle w:val="TJ2"/>
        <w:tabs>
          <w:tab w:val="left" w:pos="960"/>
          <w:tab w:val="right" w:leader="dot" w:pos="8776"/>
        </w:tabs>
        <w:rPr>
          <w:rFonts w:eastAsiaTheme="minorEastAsia"/>
          <w:smallCaps w:val="0"/>
          <w:noProof/>
          <w:sz w:val="22"/>
          <w:szCs w:val="22"/>
          <w:lang w:eastAsia="hu-HU"/>
        </w:rPr>
      </w:pPr>
      <w:hyperlink w:anchor="_Toc196410013" w:history="1">
        <w:r w:rsidRPr="005207ED">
          <w:rPr>
            <w:rStyle w:val="Hiperhivatkozs"/>
            <w:noProof/>
          </w:rPr>
          <w:t>4.4.</w:t>
        </w:r>
        <w:r>
          <w:rPr>
            <w:rFonts w:eastAsiaTheme="minorEastAsia"/>
            <w:smallCaps w:val="0"/>
            <w:noProof/>
            <w:sz w:val="22"/>
            <w:szCs w:val="22"/>
            <w:lang w:eastAsia="hu-HU"/>
          </w:rPr>
          <w:tab/>
        </w:r>
        <w:r w:rsidRPr="005207ED">
          <w:rPr>
            <w:rStyle w:val="Hiperhivatkozs"/>
            <w:noProof/>
          </w:rPr>
          <w:t>OpenBOM</w:t>
        </w:r>
        <w:r>
          <w:rPr>
            <w:noProof/>
            <w:webHidden/>
          </w:rPr>
          <w:tab/>
        </w:r>
        <w:r>
          <w:rPr>
            <w:noProof/>
            <w:webHidden/>
          </w:rPr>
          <w:fldChar w:fldCharType="begin"/>
        </w:r>
        <w:r>
          <w:rPr>
            <w:noProof/>
            <w:webHidden/>
          </w:rPr>
          <w:instrText xml:space="preserve"> PAGEREF _Toc196410013 \h </w:instrText>
        </w:r>
        <w:r>
          <w:rPr>
            <w:noProof/>
            <w:webHidden/>
          </w:rPr>
        </w:r>
        <w:r>
          <w:rPr>
            <w:noProof/>
            <w:webHidden/>
          </w:rPr>
          <w:fldChar w:fldCharType="separate"/>
        </w:r>
        <w:r>
          <w:rPr>
            <w:noProof/>
            <w:webHidden/>
          </w:rPr>
          <w:t>11</w:t>
        </w:r>
        <w:r>
          <w:rPr>
            <w:noProof/>
            <w:webHidden/>
          </w:rPr>
          <w:fldChar w:fldCharType="end"/>
        </w:r>
      </w:hyperlink>
    </w:p>
    <w:p w14:paraId="32A5E1DE" w14:textId="08C57EBE" w:rsidR="002F3B02" w:rsidRDefault="002F3B02">
      <w:pPr>
        <w:pStyle w:val="TJ2"/>
        <w:tabs>
          <w:tab w:val="left" w:pos="960"/>
          <w:tab w:val="right" w:leader="dot" w:pos="8776"/>
        </w:tabs>
        <w:rPr>
          <w:rFonts w:eastAsiaTheme="minorEastAsia"/>
          <w:smallCaps w:val="0"/>
          <w:noProof/>
          <w:sz w:val="22"/>
          <w:szCs w:val="22"/>
          <w:lang w:eastAsia="hu-HU"/>
        </w:rPr>
      </w:pPr>
      <w:hyperlink w:anchor="_Toc196410014" w:history="1">
        <w:r w:rsidRPr="005207ED">
          <w:rPr>
            <w:rStyle w:val="Hiperhivatkozs"/>
            <w:noProof/>
          </w:rPr>
          <w:t>4.5.</w:t>
        </w:r>
        <w:r>
          <w:rPr>
            <w:rFonts w:eastAsiaTheme="minorEastAsia"/>
            <w:smallCaps w:val="0"/>
            <w:noProof/>
            <w:sz w:val="22"/>
            <w:szCs w:val="22"/>
            <w:lang w:eastAsia="hu-HU"/>
          </w:rPr>
          <w:tab/>
        </w:r>
        <w:r w:rsidRPr="005207ED">
          <w:rPr>
            <w:rStyle w:val="Hiperhivatkozs"/>
            <w:noProof/>
          </w:rPr>
          <w:t>Katana</w:t>
        </w:r>
        <w:r>
          <w:rPr>
            <w:noProof/>
            <w:webHidden/>
          </w:rPr>
          <w:tab/>
        </w:r>
        <w:r>
          <w:rPr>
            <w:noProof/>
            <w:webHidden/>
          </w:rPr>
          <w:fldChar w:fldCharType="begin"/>
        </w:r>
        <w:r>
          <w:rPr>
            <w:noProof/>
            <w:webHidden/>
          </w:rPr>
          <w:instrText xml:space="preserve"> PAGEREF _Toc196410014 \h </w:instrText>
        </w:r>
        <w:r>
          <w:rPr>
            <w:noProof/>
            <w:webHidden/>
          </w:rPr>
        </w:r>
        <w:r>
          <w:rPr>
            <w:noProof/>
            <w:webHidden/>
          </w:rPr>
          <w:fldChar w:fldCharType="separate"/>
        </w:r>
        <w:r>
          <w:rPr>
            <w:noProof/>
            <w:webHidden/>
          </w:rPr>
          <w:t>12</w:t>
        </w:r>
        <w:r>
          <w:rPr>
            <w:noProof/>
            <w:webHidden/>
          </w:rPr>
          <w:fldChar w:fldCharType="end"/>
        </w:r>
      </w:hyperlink>
    </w:p>
    <w:p w14:paraId="20D6C22A" w14:textId="57A1C906" w:rsidR="002F3B02" w:rsidRDefault="002F3B02">
      <w:pPr>
        <w:pStyle w:val="TJ2"/>
        <w:tabs>
          <w:tab w:val="left" w:pos="960"/>
          <w:tab w:val="right" w:leader="dot" w:pos="8776"/>
        </w:tabs>
        <w:rPr>
          <w:rFonts w:eastAsiaTheme="minorEastAsia"/>
          <w:smallCaps w:val="0"/>
          <w:noProof/>
          <w:sz w:val="22"/>
          <w:szCs w:val="22"/>
          <w:lang w:eastAsia="hu-HU"/>
        </w:rPr>
      </w:pPr>
      <w:hyperlink w:anchor="_Toc196410015" w:history="1">
        <w:r w:rsidRPr="005207ED">
          <w:rPr>
            <w:rStyle w:val="Hiperhivatkozs"/>
            <w:noProof/>
          </w:rPr>
          <w:t>4.6.</w:t>
        </w:r>
        <w:r>
          <w:rPr>
            <w:rFonts w:eastAsiaTheme="minorEastAsia"/>
            <w:smallCaps w:val="0"/>
            <w:noProof/>
            <w:sz w:val="22"/>
            <w:szCs w:val="22"/>
            <w:lang w:eastAsia="hu-HU"/>
          </w:rPr>
          <w:tab/>
        </w:r>
        <w:r w:rsidRPr="005207ED">
          <w:rPr>
            <w:rStyle w:val="Hiperhivatkozs"/>
            <w:noProof/>
          </w:rPr>
          <w:t>Összegzés</w:t>
        </w:r>
        <w:r>
          <w:rPr>
            <w:noProof/>
            <w:webHidden/>
          </w:rPr>
          <w:tab/>
        </w:r>
        <w:r>
          <w:rPr>
            <w:noProof/>
            <w:webHidden/>
          </w:rPr>
          <w:fldChar w:fldCharType="begin"/>
        </w:r>
        <w:r>
          <w:rPr>
            <w:noProof/>
            <w:webHidden/>
          </w:rPr>
          <w:instrText xml:space="preserve"> PAGEREF _Toc196410015 \h </w:instrText>
        </w:r>
        <w:r>
          <w:rPr>
            <w:noProof/>
            <w:webHidden/>
          </w:rPr>
        </w:r>
        <w:r>
          <w:rPr>
            <w:noProof/>
            <w:webHidden/>
          </w:rPr>
          <w:fldChar w:fldCharType="separate"/>
        </w:r>
        <w:r>
          <w:rPr>
            <w:noProof/>
            <w:webHidden/>
          </w:rPr>
          <w:t>12</w:t>
        </w:r>
        <w:r>
          <w:rPr>
            <w:noProof/>
            <w:webHidden/>
          </w:rPr>
          <w:fldChar w:fldCharType="end"/>
        </w:r>
      </w:hyperlink>
    </w:p>
    <w:p w14:paraId="69E387CB" w14:textId="70551805"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16" w:history="1">
        <w:r w:rsidRPr="005207ED">
          <w:rPr>
            <w:rStyle w:val="Hiperhivatkozs"/>
            <w:noProof/>
          </w:rPr>
          <w:t>5.</w:t>
        </w:r>
        <w:r>
          <w:rPr>
            <w:rFonts w:eastAsiaTheme="minorEastAsia"/>
            <w:b w:val="0"/>
            <w:bCs w:val="0"/>
            <w:caps w:val="0"/>
            <w:noProof/>
            <w:sz w:val="22"/>
            <w:szCs w:val="22"/>
            <w:lang w:eastAsia="hu-HU"/>
          </w:rPr>
          <w:tab/>
        </w:r>
        <w:r w:rsidRPr="005207ED">
          <w:rPr>
            <w:rStyle w:val="Hiperhivatkozs"/>
            <w:noProof/>
          </w:rPr>
          <w:t>A szoftver tervezése</w:t>
        </w:r>
        <w:r>
          <w:rPr>
            <w:noProof/>
            <w:webHidden/>
          </w:rPr>
          <w:tab/>
        </w:r>
        <w:r>
          <w:rPr>
            <w:noProof/>
            <w:webHidden/>
          </w:rPr>
          <w:fldChar w:fldCharType="begin"/>
        </w:r>
        <w:r>
          <w:rPr>
            <w:noProof/>
            <w:webHidden/>
          </w:rPr>
          <w:instrText xml:space="preserve"> PAGEREF _Toc196410016 \h </w:instrText>
        </w:r>
        <w:r>
          <w:rPr>
            <w:noProof/>
            <w:webHidden/>
          </w:rPr>
        </w:r>
        <w:r>
          <w:rPr>
            <w:noProof/>
            <w:webHidden/>
          </w:rPr>
          <w:fldChar w:fldCharType="separate"/>
        </w:r>
        <w:r>
          <w:rPr>
            <w:noProof/>
            <w:webHidden/>
          </w:rPr>
          <w:t>14</w:t>
        </w:r>
        <w:r>
          <w:rPr>
            <w:noProof/>
            <w:webHidden/>
          </w:rPr>
          <w:fldChar w:fldCharType="end"/>
        </w:r>
      </w:hyperlink>
    </w:p>
    <w:p w14:paraId="58DD5BF9" w14:textId="495D5941" w:rsidR="002F3B02" w:rsidRDefault="002F3B02">
      <w:pPr>
        <w:pStyle w:val="TJ2"/>
        <w:tabs>
          <w:tab w:val="left" w:pos="960"/>
          <w:tab w:val="right" w:leader="dot" w:pos="8776"/>
        </w:tabs>
        <w:rPr>
          <w:rFonts w:eastAsiaTheme="minorEastAsia"/>
          <w:smallCaps w:val="0"/>
          <w:noProof/>
          <w:sz w:val="22"/>
          <w:szCs w:val="22"/>
          <w:lang w:eastAsia="hu-HU"/>
        </w:rPr>
      </w:pPr>
      <w:hyperlink w:anchor="_Toc196410017" w:history="1">
        <w:r w:rsidRPr="005207ED">
          <w:rPr>
            <w:rStyle w:val="Hiperhivatkozs"/>
            <w:noProof/>
          </w:rPr>
          <w:t>5.1.</w:t>
        </w:r>
        <w:r>
          <w:rPr>
            <w:rFonts w:eastAsiaTheme="minorEastAsia"/>
            <w:smallCaps w:val="0"/>
            <w:noProof/>
            <w:sz w:val="22"/>
            <w:szCs w:val="22"/>
            <w:lang w:eastAsia="hu-HU"/>
          </w:rPr>
          <w:tab/>
        </w:r>
        <w:r w:rsidRPr="005207ED">
          <w:rPr>
            <w:rStyle w:val="Hiperhivatkozs"/>
            <w:noProof/>
          </w:rPr>
          <w:t>Fejlesztési és futtatási környezet tervezése</w:t>
        </w:r>
        <w:r>
          <w:rPr>
            <w:noProof/>
            <w:webHidden/>
          </w:rPr>
          <w:tab/>
        </w:r>
        <w:r>
          <w:rPr>
            <w:noProof/>
            <w:webHidden/>
          </w:rPr>
          <w:fldChar w:fldCharType="begin"/>
        </w:r>
        <w:r>
          <w:rPr>
            <w:noProof/>
            <w:webHidden/>
          </w:rPr>
          <w:instrText xml:space="preserve"> PAGEREF _Toc196410017 \h </w:instrText>
        </w:r>
        <w:r>
          <w:rPr>
            <w:noProof/>
            <w:webHidden/>
          </w:rPr>
        </w:r>
        <w:r>
          <w:rPr>
            <w:noProof/>
            <w:webHidden/>
          </w:rPr>
          <w:fldChar w:fldCharType="separate"/>
        </w:r>
        <w:r>
          <w:rPr>
            <w:noProof/>
            <w:webHidden/>
          </w:rPr>
          <w:t>14</w:t>
        </w:r>
        <w:r>
          <w:rPr>
            <w:noProof/>
            <w:webHidden/>
          </w:rPr>
          <w:fldChar w:fldCharType="end"/>
        </w:r>
      </w:hyperlink>
    </w:p>
    <w:p w14:paraId="3F1E4882" w14:textId="655EBC1D"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18" w:history="1">
        <w:r w:rsidRPr="005207ED">
          <w:rPr>
            <w:rStyle w:val="Hiperhivatkozs"/>
            <w:noProof/>
          </w:rPr>
          <w:t>5.1.1.</w:t>
        </w:r>
        <w:r>
          <w:rPr>
            <w:rFonts w:eastAsiaTheme="minorEastAsia"/>
            <w:i w:val="0"/>
            <w:iCs w:val="0"/>
            <w:noProof/>
            <w:sz w:val="22"/>
            <w:szCs w:val="22"/>
            <w:lang w:eastAsia="hu-HU"/>
          </w:rPr>
          <w:tab/>
        </w:r>
        <w:r w:rsidRPr="005207ED">
          <w:rPr>
            <w:rStyle w:val="Hiperhivatkozs"/>
            <w:noProof/>
          </w:rPr>
          <w:t>Architektrúrális tervezés</w:t>
        </w:r>
        <w:r>
          <w:rPr>
            <w:noProof/>
            <w:webHidden/>
          </w:rPr>
          <w:tab/>
        </w:r>
        <w:r>
          <w:rPr>
            <w:noProof/>
            <w:webHidden/>
          </w:rPr>
          <w:fldChar w:fldCharType="begin"/>
        </w:r>
        <w:r>
          <w:rPr>
            <w:noProof/>
            <w:webHidden/>
          </w:rPr>
          <w:instrText xml:space="preserve"> PAGEREF _Toc196410018 \h </w:instrText>
        </w:r>
        <w:r>
          <w:rPr>
            <w:noProof/>
            <w:webHidden/>
          </w:rPr>
        </w:r>
        <w:r>
          <w:rPr>
            <w:noProof/>
            <w:webHidden/>
          </w:rPr>
          <w:fldChar w:fldCharType="separate"/>
        </w:r>
        <w:r>
          <w:rPr>
            <w:noProof/>
            <w:webHidden/>
          </w:rPr>
          <w:t>16</w:t>
        </w:r>
        <w:r>
          <w:rPr>
            <w:noProof/>
            <w:webHidden/>
          </w:rPr>
          <w:fldChar w:fldCharType="end"/>
        </w:r>
      </w:hyperlink>
    </w:p>
    <w:p w14:paraId="07D07008" w14:textId="2D315218"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19" w:history="1">
        <w:r w:rsidRPr="005207ED">
          <w:rPr>
            <w:rStyle w:val="Hiperhivatkozs"/>
            <w:noProof/>
          </w:rPr>
          <w:t>5.1.2.</w:t>
        </w:r>
        <w:r>
          <w:rPr>
            <w:rFonts w:eastAsiaTheme="minorEastAsia"/>
            <w:i w:val="0"/>
            <w:iCs w:val="0"/>
            <w:noProof/>
            <w:sz w:val="22"/>
            <w:szCs w:val="22"/>
            <w:lang w:eastAsia="hu-HU"/>
          </w:rPr>
          <w:tab/>
        </w:r>
        <w:r w:rsidRPr="005207ED">
          <w:rPr>
            <w:rStyle w:val="Hiperhivatkozs"/>
            <w:noProof/>
          </w:rPr>
          <w:t>DevOps módszertan</w:t>
        </w:r>
        <w:r>
          <w:rPr>
            <w:noProof/>
            <w:webHidden/>
          </w:rPr>
          <w:tab/>
        </w:r>
        <w:r>
          <w:rPr>
            <w:noProof/>
            <w:webHidden/>
          </w:rPr>
          <w:fldChar w:fldCharType="begin"/>
        </w:r>
        <w:r>
          <w:rPr>
            <w:noProof/>
            <w:webHidden/>
          </w:rPr>
          <w:instrText xml:space="preserve"> PAGEREF _Toc196410019 \h </w:instrText>
        </w:r>
        <w:r>
          <w:rPr>
            <w:noProof/>
            <w:webHidden/>
          </w:rPr>
        </w:r>
        <w:r>
          <w:rPr>
            <w:noProof/>
            <w:webHidden/>
          </w:rPr>
          <w:fldChar w:fldCharType="separate"/>
        </w:r>
        <w:r>
          <w:rPr>
            <w:noProof/>
            <w:webHidden/>
          </w:rPr>
          <w:t>16</w:t>
        </w:r>
        <w:r>
          <w:rPr>
            <w:noProof/>
            <w:webHidden/>
          </w:rPr>
          <w:fldChar w:fldCharType="end"/>
        </w:r>
      </w:hyperlink>
    </w:p>
    <w:p w14:paraId="62669D59" w14:textId="3E5B47B4"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0" w:history="1">
        <w:r w:rsidRPr="005207ED">
          <w:rPr>
            <w:rStyle w:val="Hiperhivatkozs"/>
            <w:noProof/>
          </w:rPr>
          <w:t>5.1.3.</w:t>
        </w:r>
        <w:r>
          <w:rPr>
            <w:rFonts w:eastAsiaTheme="minorEastAsia"/>
            <w:i w:val="0"/>
            <w:iCs w:val="0"/>
            <w:noProof/>
            <w:sz w:val="22"/>
            <w:szCs w:val="22"/>
            <w:lang w:eastAsia="hu-HU"/>
          </w:rPr>
          <w:tab/>
        </w:r>
        <w:r w:rsidRPr="005207ED">
          <w:rPr>
            <w:rStyle w:val="Hiperhivatkozs"/>
            <w:noProof/>
          </w:rPr>
          <w:t>Alkalmazást futtató konténer</w:t>
        </w:r>
        <w:r>
          <w:rPr>
            <w:noProof/>
            <w:webHidden/>
          </w:rPr>
          <w:tab/>
        </w:r>
        <w:r>
          <w:rPr>
            <w:noProof/>
            <w:webHidden/>
          </w:rPr>
          <w:fldChar w:fldCharType="begin"/>
        </w:r>
        <w:r>
          <w:rPr>
            <w:noProof/>
            <w:webHidden/>
          </w:rPr>
          <w:instrText xml:space="preserve"> PAGEREF _Toc196410020 \h </w:instrText>
        </w:r>
        <w:r>
          <w:rPr>
            <w:noProof/>
            <w:webHidden/>
          </w:rPr>
        </w:r>
        <w:r>
          <w:rPr>
            <w:noProof/>
            <w:webHidden/>
          </w:rPr>
          <w:fldChar w:fldCharType="separate"/>
        </w:r>
        <w:r>
          <w:rPr>
            <w:noProof/>
            <w:webHidden/>
          </w:rPr>
          <w:t>17</w:t>
        </w:r>
        <w:r>
          <w:rPr>
            <w:noProof/>
            <w:webHidden/>
          </w:rPr>
          <w:fldChar w:fldCharType="end"/>
        </w:r>
      </w:hyperlink>
    </w:p>
    <w:p w14:paraId="15AF5340" w14:textId="685AD8CC"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1" w:history="1">
        <w:r w:rsidRPr="005207ED">
          <w:rPr>
            <w:rStyle w:val="Hiperhivatkozs"/>
            <w:noProof/>
          </w:rPr>
          <w:t>5.1.4.</w:t>
        </w:r>
        <w:r>
          <w:rPr>
            <w:rFonts w:eastAsiaTheme="minorEastAsia"/>
            <w:i w:val="0"/>
            <w:iCs w:val="0"/>
            <w:noProof/>
            <w:sz w:val="22"/>
            <w:szCs w:val="22"/>
            <w:lang w:eastAsia="hu-HU"/>
          </w:rPr>
          <w:tab/>
        </w:r>
        <w:r w:rsidRPr="005207ED">
          <w:rPr>
            <w:rStyle w:val="Hiperhivatkozs"/>
            <w:noProof/>
          </w:rPr>
          <w:t>Adatbázist futtató konténer</w:t>
        </w:r>
        <w:r>
          <w:rPr>
            <w:noProof/>
            <w:webHidden/>
          </w:rPr>
          <w:tab/>
        </w:r>
        <w:r>
          <w:rPr>
            <w:noProof/>
            <w:webHidden/>
          </w:rPr>
          <w:fldChar w:fldCharType="begin"/>
        </w:r>
        <w:r>
          <w:rPr>
            <w:noProof/>
            <w:webHidden/>
          </w:rPr>
          <w:instrText xml:space="preserve"> PAGEREF _Toc196410021 \h </w:instrText>
        </w:r>
        <w:r>
          <w:rPr>
            <w:noProof/>
            <w:webHidden/>
          </w:rPr>
        </w:r>
        <w:r>
          <w:rPr>
            <w:noProof/>
            <w:webHidden/>
          </w:rPr>
          <w:fldChar w:fldCharType="separate"/>
        </w:r>
        <w:r>
          <w:rPr>
            <w:noProof/>
            <w:webHidden/>
          </w:rPr>
          <w:t>18</w:t>
        </w:r>
        <w:r>
          <w:rPr>
            <w:noProof/>
            <w:webHidden/>
          </w:rPr>
          <w:fldChar w:fldCharType="end"/>
        </w:r>
      </w:hyperlink>
    </w:p>
    <w:p w14:paraId="021971A8" w14:textId="1885A19A"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2" w:history="1">
        <w:r w:rsidRPr="005207ED">
          <w:rPr>
            <w:rStyle w:val="Hiperhivatkozs"/>
            <w:noProof/>
          </w:rPr>
          <w:t>5.1.5.</w:t>
        </w:r>
        <w:r>
          <w:rPr>
            <w:rFonts w:eastAsiaTheme="minorEastAsia"/>
            <w:i w:val="0"/>
            <w:iCs w:val="0"/>
            <w:noProof/>
            <w:sz w:val="22"/>
            <w:szCs w:val="22"/>
            <w:lang w:eastAsia="hu-HU"/>
          </w:rPr>
          <w:tab/>
        </w:r>
        <w:r w:rsidRPr="005207ED">
          <w:rPr>
            <w:rStyle w:val="Hiperhivatkozs"/>
            <w:noProof/>
          </w:rPr>
          <w:t>Felhasználói felület</w:t>
        </w:r>
        <w:r>
          <w:rPr>
            <w:noProof/>
            <w:webHidden/>
          </w:rPr>
          <w:tab/>
        </w:r>
        <w:r>
          <w:rPr>
            <w:noProof/>
            <w:webHidden/>
          </w:rPr>
          <w:fldChar w:fldCharType="begin"/>
        </w:r>
        <w:r>
          <w:rPr>
            <w:noProof/>
            <w:webHidden/>
          </w:rPr>
          <w:instrText xml:space="preserve"> PAGEREF _Toc196410022 \h </w:instrText>
        </w:r>
        <w:r>
          <w:rPr>
            <w:noProof/>
            <w:webHidden/>
          </w:rPr>
        </w:r>
        <w:r>
          <w:rPr>
            <w:noProof/>
            <w:webHidden/>
          </w:rPr>
          <w:fldChar w:fldCharType="separate"/>
        </w:r>
        <w:r>
          <w:rPr>
            <w:noProof/>
            <w:webHidden/>
          </w:rPr>
          <w:t>18</w:t>
        </w:r>
        <w:r>
          <w:rPr>
            <w:noProof/>
            <w:webHidden/>
          </w:rPr>
          <w:fldChar w:fldCharType="end"/>
        </w:r>
      </w:hyperlink>
    </w:p>
    <w:p w14:paraId="2529DE60" w14:textId="6E8356D1" w:rsidR="002F3B02" w:rsidRDefault="002F3B02">
      <w:pPr>
        <w:pStyle w:val="TJ2"/>
        <w:tabs>
          <w:tab w:val="left" w:pos="960"/>
          <w:tab w:val="right" w:leader="dot" w:pos="8776"/>
        </w:tabs>
        <w:rPr>
          <w:rFonts w:eastAsiaTheme="minorEastAsia"/>
          <w:smallCaps w:val="0"/>
          <w:noProof/>
          <w:sz w:val="22"/>
          <w:szCs w:val="22"/>
          <w:lang w:eastAsia="hu-HU"/>
        </w:rPr>
      </w:pPr>
      <w:hyperlink w:anchor="_Toc196410023" w:history="1">
        <w:r w:rsidRPr="005207ED">
          <w:rPr>
            <w:rStyle w:val="Hiperhivatkozs"/>
            <w:noProof/>
          </w:rPr>
          <w:t>5.2.</w:t>
        </w:r>
        <w:r>
          <w:rPr>
            <w:rFonts w:eastAsiaTheme="minorEastAsia"/>
            <w:smallCaps w:val="0"/>
            <w:noProof/>
            <w:sz w:val="22"/>
            <w:szCs w:val="22"/>
            <w:lang w:eastAsia="hu-HU"/>
          </w:rPr>
          <w:tab/>
        </w:r>
        <w:r w:rsidRPr="005207ED">
          <w:rPr>
            <w:rStyle w:val="Hiperhivatkozs"/>
            <w:noProof/>
          </w:rPr>
          <w:t>Adatbázis tervezése</w:t>
        </w:r>
        <w:r>
          <w:rPr>
            <w:noProof/>
            <w:webHidden/>
          </w:rPr>
          <w:tab/>
        </w:r>
        <w:r>
          <w:rPr>
            <w:noProof/>
            <w:webHidden/>
          </w:rPr>
          <w:fldChar w:fldCharType="begin"/>
        </w:r>
        <w:r>
          <w:rPr>
            <w:noProof/>
            <w:webHidden/>
          </w:rPr>
          <w:instrText xml:space="preserve"> PAGEREF _Toc196410023 \h </w:instrText>
        </w:r>
        <w:r>
          <w:rPr>
            <w:noProof/>
            <w:webHidden/>
          </w:rPr>
        </w:r>
        <w:r>
          <w:rPr>
            <w:noProof/>
            <w:webHidden/>
          </w:rPr>
          <w:fldChar w:fldCharType="separate"/>
        </w:r>
        <w:r>
          <w:rPr>
            <w:noProof/>
            <w:webHidden/>
          </w:rPr>
          <w:t>18</w:t>
        </w:r>
        <w:r>
          <w:rPr>
            <w:noProof/>
            <w:webHidden/>
          </w:rPr>
          <w:fldChar w:fldCharType="end"/>
        </w:r>
      </w:hyperlink>
    </w:p>
    <w:p w14:paraId="5244C006" w14:textId="721D0640"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4" w:history="1">
        <w:r w:rsidRPr="005207ED">
          <w:rPr>
            <w:rStyle w:val="Hiperhivatkozs"/>
            <w:noProof/>
          </w:rPr>
          <w:t>5.2.1.</w:t>
        </w:r>
        <w:r>
          <w:rPr>
            <w:rFonts w:eastAsiaTheme="minorEastAsia"/>
            <w:i w:val="0"/>
            <w:iCs w:val="0"/>
            <w:noProof/>
            <w:sz w:val="22"/>
            <w:szCs w:val="22"/>
            <w:lang w:eastAsia="hu-HU"/>
          </w:rPr>
          <w:tab/>
        </w:r>
        <w:r w:rsidRPr="005207ED">
          <w:rPr>
            <w:rStyle w:val="Hiperhivatkozs"/>
            <w:noProof/>
          </w:rPr>
          <w:t>EK diagram</w:t>
        </w:r>
        <w:r>
          <w:rPr>
            <w:noProof/>
            <w:webHidden/>
          </w:rPr>
          <w:tab/>
        </w:r>
        <w:r>
          <w:rPr>
            <w:noProof/>
            <w:webHidden/>
          </w:rPr>
          <w:fldChar w:fldCharType="begin"/>
        </w:r>
        <w:r>
          <w:rPr>
            <w:noProof/>
            <w:webHidden/>
          </w:rPr>
          <w:instrText xml:space="preserve"> PAGEREF _Toc196410024 \h </w:instrText>
        </w:r>
        <w:r>
          <w:rPr>
            <w:noProof/>
            <w:webHidden/>
          </w:rPr>
        </w:r>
        <w:r>
          <w:rPr>
            <w:noProof/>
            <w:webHidden/>
          </w:rPr>
          <w:fldChar w:fldCharType="separate"/>
        </w:r>
        <w:r>
          <w:rPr>
            <w:noProof/>
            <w:webHidden/>
          </w:rPr>
          <w:t>19</w:t>
        </w:r>
        <w:r>
          <w:rPr>
            <w:noProof/>
            <w:webHidden/>
          </w:rPr>
          <w:fldChar w:fldCharType="end"/>
        </w:r>
      </w:hyperlink>
    </w:p>
    <w:p w14:paraId="32878B09" w14:textId="7E68A67E"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5" w:history="1">
        <w:r w:rsidRPr="005207ED">
          <w:rPr>
            <w:rStyle w:val="Hiperhivatkozs"/>
            <w:noProof/>
          </w:rPr>
          <w:t>5.2.2.</w:t>
        </w:r>
        <w:r>
          <w:rPr>
            <w:rFonts w:eastAsiaTheme="minorEastAsia"/>
            <w:i w:val="0"/>
            <w:iCs w:val="0"/>
            <w:noProof/>
            <w:sz w:val="22"/>
            <w:szCs w:val="22"/>
            <w:lang w:eastAsia="hu-HU"/>
          </w:rPr>
          <w:tab/>
        </w:r>
        <w:r w:rsidRPr="005207ED">
          <w:rPr>
            <w:rStyle w:val="Hiperhivatkozs"/>
            <w:noProof/>
          </w:rPr>
          <w:t>Végső adatbázisszerkezet kialakítása</w:t>
        </w:r>
        <w:r>
          <w:rPr>
            <w:noProof/>
            <w:webHidden/>
          </w:rPr>
          <w:tab/>
        </w:r>
        <w:r>
          <w:rPr>
            <w:noProof/>
            <w:webHidden/>
          </w:rPr>
          <w:fldChar w:fldCharType="begin"/>
        </w:r>
        <w:r>
          <w:rPr>
            <w:noProof/>
            <w:webHidden/>
          </w:rPr>
          <w:instrText xml:space="preserve"> PAGEREF _Toc196410025 \h </w:instrText>
        </w:r>
        <w:r>
          <w:rPr>
            <w:noProof/>
            <w:webHidden/>
          </w:rPr>
        </w:r>
        <w:r>
          <w:rPr>
            <w:noProof/>
            <w:webHidden/>
          </w:rPr>
          <w:fldChar w:fldCharType="separate"/>
        </w:r>
        <w:r>
          <w:rPr>
            <w:noProof/>
            <w:webHidden/>
          </w:rPr>
          <w:t>20</w:t>
        </w:r>
        <w:r>
          <w:rPr>
            <w:noProof/>
            <w:webHidden/>
          </w:rPr>
          <w:fldChar w:fldCharType="end"/>
        </w:r>
      </w:hyperlink>
    </w:p>
    <w:p w14:paraId="14ED9E7B" w14:textId="28301211"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6" w:history="1">
        <w:r w:rsidRPr="005207ED">
          <w:rPr>
            <w:rStyle w:val="Hiperhivatkozs"/>
            <w:noProof/>
          </w:rPr>
          <w:t>5.2.3.</w:t>
        </w:r>
        <w:r>
          <w:rPr>
            <w:rFonts w:eastAsiaTheme="minorEastAsia"/>
            <w:i w:val="0"/>
            <w:iCs w:val="0"/>
            <w:noProof/>
            <w:sz w:val="22"/>
            <w:szCs w:val="22"/>
            <w:lang w:eastAsia="hu-HU"/>
          </w:rPr>
          <w:tab/>
        </w:r>
        <w:r w:rsidRPr="005207ED">
          <w:rPr>
            <w:rStyle w:val="Hiperhivatkozs"/>
            <w:noProof/>
          </w:rPr>
          <w:t>Adatbázis méretezése</w:t>
        </w:r>
        <w:r>
          <w:rPr>
            <w:noProof/>
            <w:webHidden/>
          </w:rPr>
          <w:tab/>
        </w:r>
        <w:r>
          <w:rPr>
            <w:noProof/>
            <w:webHidden/>
          </w:rPr>
          <w:fldChar w:fldCharType="begin"/>
        </w:r>
        <w:r>
          <w:rPr>
            <w:noProof/>
            <w:webHidden/>
          </w:rPr>
          <w:instrText xml:space="preserve"> PAGEREF _Toc196410026 \h </w:instrText>
        </w:r>
        <w:r>
          <w:rPr>
            <w:noProof/>
            <w:webHidden/>
          </w:rPr>
        </w:r>
        <w:r>
          <w:rPr>
            <w:noProof/>
            <w:webHidden/>
          </w:rPr>
          <w:fldChar w:fldCharType="separate"/>
        </w:r>
        <w:r>
          <w:rPr>
            <w:noProof/>
            <w:webHidden/>
          </w:rPr>
          <w:t>22</w:t>
        </w:r>
        <w:r>
          <w:rPr>
            <w:noProof/>
            <w:webHidden/>
          </w:rPr>
          <w:fldChar w:fldCharType="end"/>
        </w:r>
      </w:hyperlink>
    </w:p>
    <w:p w14:paraId="7AE58FB9" w14:textId="7A7CD083"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7" w:history="1">
        <w:r w:rsidRPr="005207ED">
          <w:rPr>
            <w:rStyle w:val="Hiperhivatkozs"/>
            <w:noProof/>
          </w:rPr>
          <w:t>5.2.4.</w:t>
        </w:r>
        <w:r>
          <w:rPr>
            <w:rFonts w:eastAsiaTheme="minorEastAsia"/>
            <w:i w:val="0"/>
            <w:iCs w:val="0"/>
            <w:noProof/>
            <w:sz w:val="22"/>
            <w:szCs w:val="22"/>
            <w:lang w:eastAsia="hu-HU"/>
          </w:rPr>
          <w:tab/>
        </w:r>
        <w:r w:rsidRPr="005207ED">
          <w:rPr>
            <w:rStyle w:val="Hiperhivatkozs"/>
            <w:noProof/>
          </w:rPr>
          <w:t>Különlegesen terhelt időszakok</w:t>
        </w:r>
        <w:r>
          <w:rPr>
            <w:noProof/>
            <w:webHidden/>
          </w:rPr>
          <w:tab/>
        </w:r>
        <w:r>
          <w:rPr>
            <w:noProof/>
            <w:webHidden/>
          </w:rPr>
          <w:fldChar w:fldCharType="begin"/>
        </w:r>
        <w:r>
          <w:rPr>
            <w:noProof/>
            <w:webHidden/>
          </w:rPr>
          <w:instrText xml:space="preserve"> PAGEREF _Toc196410027 \h </w:instrText>
        </w:r>
        <w:r>
          <w:rPr>
            <w:noProof/>
            <w:webHidden/>
          </w:rPr>
        </w:r>
        <w:r>
          <w:rPr>
            <w:noProof/>
            <w:webHidden/>
          </w:rPr>
          <w:fldChar w:fldCharType="separate"/>
        </w:r>
        <w:r>
          <w:rPr>
            <w:noProof/>
            <w:webHidden/>
          </w:rPr>
          <w:t>22</w:t>
        </w:r>
        <w:r>
          <w:rPr>
            <w:noProof/>
            <w:webHidden/>
          </w:rPr>
          <w:fldChar w:fldCharType="end"/>
        </w:r>
      </w:hyperlink>
    </w:p>
    <w:p w14:paraId="53C7B181" w14:textId="392180F7"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28" w:history="1">
        <w:r w:rsidRPr="005207ED">
          <w:rPr>
            <w:rStyle w:val="Hiperhivatkozs"/>
            <w:noProof/>
          </w:rPr>
          <w:t>5.2.5.</w:t>
        </w:r>
        <w:r>
          <w:rPr>
            <w:rFonts w:eastAsiaTheme="minorEastAsia"/>
            <w:i w:val="0"/>
            <w:iCs w:val="0"/>
            <w:noProof/>
            <w:sz w:val="22"/>
            <w:szCs w:val="22"/>
            <w:lang w:eastAsia="hu-HU"/>
          </w:rPr>
          <w:tab/>
        </w:r>
        <w:r w:rsidRPr="005207ED">
          <w:rPr>
            <w:rStyle w:val="Hiperhivatkozs"/>
            <w:noProof/>
          </w:rPr>
          <w:t>Adatbázis rendszer kiválasztása</w:t>
        </w:r>
        <w:r>
          <w:rPr>
            <w:noProof/>
            <w:webHidden/>
          </w:rPr>
          <w:tab/>
        </w:r>
        <w:r>
          <w:rPr>
            <w:noProof/>
            <w:webHidden/>
          </w:rPr>
          <w:fldChar w:fldCharType="begin"/>
        </w:r>
        <w:r>
          <w:rPr>
            <w:noProof/>
            <w:webHidden/>
          </w:rPr>
          <w:instrText xml:space="preserve"> PAGEREF _Toc196410028 \h </w:instrText>
        </w:r>
        <w:r>
          <w:rPr>
            <w:noProof/>
            <w:webHidden/>
          </w:rPr>
        </w:r>
        <w:r>
          <w:rPr>
            <w:noProof/>
            <w:webHidden/>
          </w:rPr>
          <w:fldChar w:fldCharType="separate"/>
        </w:r>
        <w:r>
          <w:rPr>
            <w:noProof/>
            <w:webHidden/>
          </w:rPr>
          <w:t>23</w:t>
        </w:r>
        <w:r>
          <w:rPr>
            <w:noProof/>
            <w:webHidden/>
          </w:rPr>
          <w:fldChar w:fldCharType="end"/>
        </w:r>
      </w:hyperlink>
    </w:p>
    <w:p w14:paraId="2EF18119" w14:textId="07224FC8" w:rsidR="002F3B02" w:rsidRDefault="002F3B02">
      <w:pPr>
        <w:pStyle w:val="TJ2"/>
        <w:tabs>
          <w:tab w:val="left" w:pos="960"/>
          <w:tab w:val="right" w:leader="dot" w:pos="8776"/>
        </w:tabs>
        <w:rPr>
          <w:rFonts w:eastAsiaTheme="minorEastAsia"/>
          <w:smallCaps w:val="0"/>
          <w:noProof/>
          <w:sz w:val="22"/>
          <w:szCs w:val="22"/>
          <w:lang w:eastAsia="hu-HU"/>
        </w:rPr>
      </w:pPr>
      <w:hyperlink w:anchor="_Toc196410029" w:history="1">
        <w:r w:rsidRPr="005207ED">
          <w:rPr>
            <w:rStyle w:val="Hiperhivatkozs"/>
            <w:noProof/>
          </w:rPr>
          <w:t>5.3.</w:t>
        </w:r>
        <w:r>
          <w:rPr>
            <w:rFonts w:eastAsiaTheme="minorEastAsia"/>
            <w:smallCaps w:val="0"/>
            <w:noProof/>
            <w:sz w:val="22"/>
            <w:szCs w:val="22"/>
            <w:lang w:eastAsia="hu-HU"/>
          </w:rPr>
          <w:tab/>
        </w:r>
        <w:r w:rsidRPr="005207ED">
          <w:rPr>
            <w:rStyle w:val="Hiperhivatkozs"/>
            <w:noProof/>
          </w:rPr>
          <w:t>Felhasználói felület tervezése</w:t>
        </w:r>
        <w:r>
          <w:rPr>
            <w:noProof/>
            <w:webHidden/>
          </w:rPr>
          <w:tab/>
        </w:r>
        <w:r>
          <w:rPr>
            <w:noProof/>
            <w:webHidden/>
          </w:rPr>
          <w:fldChar w:fldCharType="begin"/>
        </w:r>
        <w:r>
          <w:rPr>
            <w:noProof/>
            <w:webHidden/>
          </w:rPr>
          <w:instrText xml:space="preserve"> PAGEREF _Toc196410029 \h </w:instrText>
        </w:r>
        <w:r>
          <w:rPr>
            <w:noProof/>
            <w:webHidden/>
          </w:rPr>
        </w:r>
        <w:r>
          <w:rPr>
            <w:noProof/>
            <w:webHidden/>
          </w:rPr>
          <w:fldChar w:fldCharType="separate"/>
        </w:r>
        <w:r>
          <w:rPr>
            <w:noProof/>
            <w:webHidden/>
          </w:rPr>
          <w:t>24</w:t>
        </w:r>
        <w:r>
          <w:rPr>
            <w:noProof/>
            <w:webHidden/>
          </w:rPr>
          <w:fldChar w:fldCharType="end"/>
        </w:r>
      </w:hyperlink>
    </w:p>
    <w:p w14:paraId="01F270C1" w14:textId="2FC12D51" w:rsidR="002F3B02" w:rsidRDefault="002F3B02">
      <w:pPr>
        <w:pStyle w:val="TJ2"/>
        <w:tabs>
          <w:tab w:val="left" w:pos="960"/>
          <w:tab w:val="right" w:leader="dot" w:pos="8776"/>
        </w:tabs>
        <w:rPr>
          <w:rFonts w:eastAsiaTheme="minorEastAsia"/>
          <w:smallCaps w:val="0"/>
          <w:noProof/>
          <w:sz w:val="22"/>
          <w:szCs w:val="22"/>
          <w:lang w:eastAsia="hu-HU"/>
        </w:rPr>
      </w:pPr>
      <w:hyperlink w:anchor="_Toc196410030" w:history="1">
        <w:r w:rsidRPr="005207ED">
          <w:rPr>
            <w:rStyle w:val="Hiperhivatkozs"/>
            <w:noProof/>
          </w:rPr>
          <w:t>5.4.</w:t>
        </w:r>
        <w:r>
          <w:rPr>
            <w:rFonts w:eastAsiaTheme="minorEastAsia"/>
            <w:smallCaps w:val="0"/>
            <w:noProof/>
            <w:sz w:val="22"/>
            <w:szCs w:val="22"/>
            <w:lang w:eastAsia="hu-HU"/>
          </w:rPr>
          <w:tab/>
        </w:r>
        <w:r w:rsidRPr="005207ED">
          <w:rPr>
            <w:rStyle w:val="Hiperhivatkozs"/>
            <w:noProof/>
          </w:rPr>
          <w:t>OOP modellek tervezése</w:t>
        </w:r>
        <w:r>
          <w:rPr>
            <w:noProof/>
            <w:webHidden/>
          </w:rPr>
          <w:tab/>
        </w:r>
        <w:r>
          <w:rPr>
            <w:noProof/>
            <w:webHidden/>
          </w:rPr>
          <w:fldChar w:fldCharType="begin"/>
        </w:r>
        <w:r>
          <w:rPr>
            <w:noProof/>
            <w:webHidden/>
          </w:rPr>
          <w:instrText xml:space="preserve"> PAGEREF _Toc196410030 \h </w:instrText>
        </w:r>
        <w:r>
          <w:rPr>
            <w:noProof/>
            <w:webHidden/>
          </w:rPr>
        </w:r>
        <w:r>
          <w:rPr>
            <w:noProof/>
            <w:webHidden/>
          </w:rPr>
          <w:fldChar w:fldCharType="separate"/>
        </w:r>
        <w:r>
          <w:rPr>
            <w:noProof/>
            <w:webHidden/>
          </w:rPr>
          <w:t>26</w:t>
        </w:r>
        <w:r>
          <w:rPr>
            <w:noProof/>
            <w:webHidden/>
          </w:rPr>
          <w:fldChar w:fldCharType="end"/>
        </w:r>
      </w:hyperlink>
    </w:p>
    <w:p w14:paraId="4CDC5954" w14:textId="57AA0BC0"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31" w:history="1">
        <w:r w:rsidRPr="005207ED">
          <w:rPr>
            <w:rStyle w:val="Hiperhivatkozs"/>
            <w:noProof/>
          </w:rPr>
          <w:t>5.4.1.</w:t>
        </w:r>
        <w:r>
          <w:rPr>
            <w:rFonts w:eastAsiaTheme="minorEastAsia"/>
            <w:i w:val="0"/>
            <w:iCs w:val="0"/>
            <w:noProof/>
            <w:sz w:val="22"/>
            <w:szCs w:val="22"/>
            <w:lang w:eastAsia="hu-HU"/>
          </w:rPr>
          <w:tab/>
        </w:r>
        <w:r w:rsidRPr="005207ED">
          <w:rPr>
            <w:rStyle w:val="Hiperhivatkozs"/>
            <w:noProof/>
          </w:rPr>
          <w:t>Elemek osztály</w:t>
        </w:r>
        <w:r>
          <w:rPr>
            <w:noProof/>
            <w:webHidden/>
          </w:rPr>
          <w:tab/>
        </w:r>
        <w:r>
          <w:rPr>
            <w:noProof/>
            <w:webHidden/>
          </w:rPr>
          <w:fldChar w:fldCharType="begin"/>
        </w:r>
        <w:r>
          <w:rPr>
            <w:noProof/>
            <w:webHidden/>
          </w:rPr>
          <w:instrText xml:space="preserve"> PAGEREF _Toc196410031 \h </w:instrText>
        </w:r>
        <w:r>
          <w:rPr>
            <w:noProof/>
            <w:webHidden/>
          </w:rPr>
        </w:r>
        <w:r>
          <w:rPr>
            <w:noProof/>
            <w:webHidden/>
          </w:rPr>
          <w:fldChar w:fldCharType="separate"/>
        </w:r>
        <w:r>
          <w:rPr>
            <w:noProof/>
            <w:webHidden/>
          </w:rPr>
          <w:t>27</w:t>
        </w:r>
        <w:r>
          <w:rPr>
            <w:noProof/>
            <w:webHidden/>
          </w:rPr>
          <w:fldChar w:fldCharType="end"/>
        </w:r>
      </w:hyperlink>
    </w:p>
    <w:p w14:paraId="3C5BD4B8" w14:textId="3A52B714"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32" w:history="1">
        <w:r w:rsidRPr="005207ED">
          <w:rPr>
            <w:rStyle w:val="Hiperhivatkozs"/>
            <w:noProof/>
          </w:rPr>
          <w:t>5.4.2.</w:t>
        </w:r>
        <w:r>
          <w:rPr>
            <w:rFonts w:eastAsiaTheme="minorEastAsia"/>
            <w:i w:val="0"/>
            <w:iCs w:val="0"/>
            <w:noProof/>
            <w:sz w:val="22"/>
            <w:szCs w:val="22"/>
            <w:lang w:eastAsia="hu-HU"/>
          </w:rPr>
          <w:tab/>
        </w:r>
        <w:r w:rsidRPr="005207ED">
          <w:rPr>
            <w:rStyle w:val="Hiperhivatkozs"/>
            <w:noProof/>
          </w:rPr>
          <w:t>Media osztály</w:t>
        </w:r>
        <w:r>
          <w:rPr>
            <w:noProof/>
            <w:webHidden/>
          </w:rPr>
          <w:tab/>
        </w:r>
        <w:r>
          <w:rPr>
            <w:noProof/>
            <w:webHidden/>
          </w:rPr>
          <w:fldChar w:fldCharType="begin"/>
        </w:r>
        <w:r>
          <w:rPr>
            <w:noProof/>
            <w:webHidden/>
          </w:rPr>
          <w:instrText xml:space="preserve"> PAGEREF _Toc196410032 \h </w:instrText>
        </w:r>
        <w:r>
          <w:rPr>
            <w:noProof/>
            <w:webHidden/>
          </w:rPr>
        </w:r>
        <w:r>
          <w:rPr>
            <w:noProof/>
            <w:webHidden/>
          </w:rPr>
          <w:fldChar w:fldCharType="separate"/>
        </w:r>
        <w:r>
          <w:rPr>
            <w:noProof/>
            <w:webHidden/>
          </w:rPr>
          <w:t>28</w:t>
        </w:r>
        <w:r>
          <w:rPr>
            <w:noProof/>
            <w:webHidden/>
          </w:rPr>
          <w:fldChar w:fldCharType="end"/>
        </w:r>
      </w:hyperlink>
    </w:p>
    <w:p w14:paraId="29FC6239" w14:textId="652035F8" w:rsidR="002F3B02" w:rsidRDefault="002F3B02">
      <w:pPr>
        <w:pStyle w:val="TJ3"/>
        <w:tabs>
          <w:tab w:val="left" w:pos="1200"/>
          <w:tab w:val="right" w:leader="dot" w:pos="8776"/>
        </w:tabs>
        <w:rPr>
          <w:rFonts w:eastAsiaTheme="minorEastAsia"/>
          <w:i w:val="0"/>
          <w:iCs w:val="0"/>
          <w:noProof/>
          <w:sz w:val="22"/>
          <w:szCs w:val="22"/>
          <w:lang w:eastAsia="hu-HU"/>
        </w:rPr>
      </w:pPr>
      <w:hyperlink w:anchor="_Toc196410033" w:history="1">
        <w:r w:rsidRPr="005207ED">
          <w:rPr>
            <w:rStyle w:val="Hiperhivatkozs"/>
            <w:noProof/>
          </w:rPr>
          <w:t>5.4.3.</w:t>
        </w:r>
        <w:r>
          <w:rPr>
            <w:rFonts w:eastAsiaTheme="minorEastAsia"/>
            <w:i w:val="0"/>
            <w:iCs w:val="0"/>
            <w:noProof/>
            <w:sz w:val="22"/>
            <w:szCs w:val="22"/>
            <w:lang w:eastAsia="hu-HU"/>
          </w:rPr>
          <w:tab/>
        </w:r>
        <w:r w:rsidRPr="005207ED">
          <w:rPr>
            <w:rStyle w:val="Hiperhivatkozs"/>
            <w:noProof/>
          </w:rPr>
          <w:t>Beszállító osztály</w:t>
        </w:r>
        <w:r>
          <w:rPr>
            <w:noProof/>
            <w:webHidden/>
          </w:rPr>
          <w:tab/>
        </w:r>
        <w:r>
          <w:rPr>
            <w:noProof/>
            <w:webHidden/>
          </w:rPr>
          <w:fldChar w:fldCharType="begin"/>
        </w:r>
        <w:r>
          <w:rPr>
            <w:noProof/>
            <w:webHidden/>
          </w:rPr>
          <w:instrText xml:space="preserve"> PAGEREF _Toc196410033 \h </w:instrText>
        </w:r>
        <w:r>
          <w:rPr>
            <w:noProof/>
            <w:webHidden/>
          </w:rPr>
        </w:r>
        <w:r>
          <w:rPr>
            <w:noProof/>
            <w:webHidden/>
          </w:rPr>
          <w:fldChar w:fldCharType="separate"/>
        </w:r>
        <w:r>
          <w:rPr>
            <w:noProof/>
            <w:webHidden/>
          </w:rPr>
          <w:t>29</w:t>
        </w:r>
        <w:r>
          <w:rPr>
            <w:noProof/>
            <w:webHidden/>
          </w:rPr>
          <w:fldChar w:fldCharType="end"/>
        </w:r>
      </w:hyperlink>
    </w:p>
    <w:p w14:paraId="5250F435" w14:textId="5E19B057" w:rsidR="002F3B02" w:rsidRDefault="002F3B02">
      <w:pPr>
        <w:pStyle w:val="TJ2"/>
        <w:tabs>
          <w:tab w:val="left" w:pos="960"/>
          <w:tab w:val="right" w:leader="dot" w:pos="8776"/>
        </w:tabs>
        <w:rPr>
          <w:rFonts w:eastAsiaTheme="minorEastAsia"/>
          <w:smallCaps w:val="0"/>
          <w:noProof/>
          <w:sz w:val="22"/>
          <w:szCs w:val="22"/>
          <w:lang w:eastAsia="hu-HU"/>
        </w:rPr>
      </w:pPr>
      <w:hyperlink w:anchor="_Toc196410034" w:history="1">
        <w:r w:rsidRPr="005207ED">
          <w:rPr>
            <w:rStyle w:val="Hiperhivatkozs"/>
            <w:noProof/>
          </w:rPr>
          <w:t>5.5.</w:t>
        </w:r>
        <w:r>
          <w:rPr>
            <w:rFonts w:eastAsiaTheme="minorEastAsia"/>
            <w:smallCaps w:val="0"/>
            <w:noProof/>
            <w:sz w:val="22"/>
            <w:szCs w:val="22"/>
            <w:lang w:eastAsia="hu-HU"/>
          </w:rPr>
          <w:tab/>
        </w:r>
        <w:r w:rsidRPr="005207ED">
          <w:rPr>
            <w:rStyle w:val="Hiperhivatkozs"/>
            <w:noProof/>
          </w:rPr>
          <w:t>Tesztelés tervezése</w:t>
        </w:r>
        <w:r>
          <w:rPr>
            <w:noProof/>
            <w:webHidden/>
          </w:rPr>
          <w:tab/>
        </w:r>
        <w:r>
          <w:rPr>
            <w:noProof/>
            <w:webHidden/>
          </w:rPr>
          <w:fldChar w:fldCharType="begin"/>
        </w:r>
        <w:r>
          <w:rPr>
            <w:noProof/>
            <w:webHidden/>
          </w:rPr>
          <w:instrText xml:space="preserve"> PAGEREF _Toc196410034 \h </w:instrText>
        </w:r>
        <w:r>
          <w:rPr>
            <w:noProof/>
            <w:webHidden/>
          </w:rPr>
        </w:r>
        <w:r>
          <w:rPr>
            <w:noProof/>
            <w:webHidden/>
          </w:rPr>
          <w:fldChar w:fldCharType="separate"/>
        </w:r>
        <w:r>
          <w:rPr>
            <w:noProof/>
            <w:webHidden/>
          </w:rPr>
          <w:t>30</w:t>
        </w:r>
        <w:r>
          <w:rPr>
            <w:noProof/>
            <w:webHidden/>
          </w:rPr>
          <w:fldChar w:fldCharType="end"/>
        </w:r>
      </w:hyperlink>
    </w:p>
    <w:p w14:paraId="06B56462" w14:textId="19BC44F5"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35" w:history="1">
        <w:r w:rsidRPr="005207ED">
          <w:rPr>
            <w:rStyle w:val="Hiperhivatkozs"/>
            <w:noProof/>
          </w:rPr>
          <w:t>6.</w:t>
        </w:r>
        <w:r>
          <w:rPr>
            <w:rFonts w:eastAsiaTheme="minorEastAsia"/>
            <w:b w:val="0"/>
            <w:bCs w:val="0"/>
            <w:caps w:val="0"/>
            <w:noProof/>
            <w:sz w:val="22"/>
            <w:szCs w:val="22"/>
            <w:lang w:eastAsia="hu-HU"/>
          </w:rPr>
          <w:tab/>
        </w:r>
        <w:r w:rsidRPr="005207ED">
          <w:rPr>
            <w:rStyle w:val="Hiperhivatkozs"/>
            <w:noProof/>
          </w:rPr>
          <w:t>Teljesítmény tesztelés</w:t>
        </w:r>
        <w:r>
          <w:rPr>
            <w:noProof/>
            <w:webHidden/>
          </w:rPr>
          <w:tab/>
        </w:r>
        <w:r>
          <w:rPr>
            <w:noProof/>
            <w:webHidden/>
          </w:rPr>
          <w:fldChar w:fldCharType="begin"/>
        </w:r>
        <w:r>
          <w:rPr>
            <w:noProof/>
            <w:webHidden/>
          </w:rPr>
          <w:instrText xml:space="preserve"> PAGEREF _Toc196410035 \h </w:instrText>
        </w:r>
        <w:r>
          <w:rPr>
            <w:noProof/>
            <w:webHidden/>
          </w:rPr>
        </w:r>
        <w:r>
          <w:rPr>
            <w:noProof/>
            <w:webHidden/>
          </w:rPr>
          <w:fldChar w:fldCharType="separate"/>
        </w:r>
        <w:r>
          <w:rPr>
            <w:noProof/>
            <w:webHidden/>
          </w:rPr>
          <w:t>33</w:t>
        </w:r>
        <w:r>
          <w:rPr>
            <w:noProof/>
            <w:webHidden/>
          </w:rPr>
          <w:fldChar w:fldCharType="end"/>
        </w:r>
      </w:hyperlink>
    </w:p>
    <w:p w14:paraId="77D8AFE2" w14:textId="31B14031" w:rsidR="002F3B02" w:rsidRDefault="002F3B02">
      <w:pPr>
        <w:pStyle w:val="TJ2"/>
        <w:tabs>
          <w:tab w:val="left" w:pos="960"/>
          <w:tab w:val="right" w:leader="dot" w:pos="8776"/>
        </w:tabs>
        <w:rPr>
          <w:rFonts w:eastAsiaTheme="minorEastAsia"/>
          <w:smallCaps w:val="0"/>
          <w:noProof/>
          <w:sz w:val="22"/>
          <w:szCs w:val="22"/>
          <w:lang w:eastAsia="hu-HU"/>
        </w:rPr>
      </w:pPr>
      <w:hyperlink w:anchor="_Toc196410036" w:history="1">
        <w:r w:rsidRPr="005207ED">
          <w:rPr>
            <w:rStyle w:val="Hiperhivatkozs"/>
            <w:noProof/>
          </w:rPr>
          <w:t>6.1.</w:t>
        </w:r>
        <w:r>
          <w:rPr>
            <w:rFonts w:eastAsiaTheme="minorEastAsia"/>
            <w:smallCaps w:val="0"/>
            <w:noProof/>
            <w:sz w:val="22"/>
            <w:szCs w:val="22"/>
            <w:lang w:eastAsia="hu-HU"/>
          </w:rPr>
          <w:tab/>
        </w:r>
        <w:r w:rsidRPr="005207ED">
          <w:rPr>
            <w:rStyle w:val="Hiperhivatkozs"/>
            <w:noProof/>
          </w:rPr>
          <w:t>Böngésző – Webszerver kapcsolat</w:t>
        </w:r>
        <w:r>
          <w:rPr>
            <w:noProof/>
            <w:webHidden/>
          </w:rPr>
          <w:tab/>
        </w:r>
        <w:r>
          <w:rPr>
            <w:noProof/>
            <w:webHidden/>
          </w:rPr>
          <w:fldChar w:fldCharType="begin"/>
        </w:r>
        <w:r>
          <w:rPr>
            <w:noProof/>
            <w:webHidden/>
          </w:rPr>
          <w:instrText xml:space="preserve"> PAGEREF _Toc196410036 \h </w:instrText>
        </w:r>
        <w:r>
          <w:rPr>
            <w:noProof/>
            <w:webHidden/>
          </w:rPr>
        </w:r>
        <w:r>
          <w:rPr>
            <w:noProof/>
            <w:webHidden/>
          </w:rPr>
          <w:fldChar w:fldCharType="separate"/>
        </w:r>
        <w:r>
          <w:rPr>
            <w:noProof/>
            <w:webHidden/>
          </w:rPr>
          <w:t>34</w:t>
        </w:r>
        <w:r>
          <w:rPr>
            <w:noProof/>
            <w:webHidden/>
          </w:rPr>
          <w:fldChar w:fldCharType="end"/>
        </w:r>
      </w:hyperlink>
    </w:p>
    <w:p w14:paraId="4EE0585A" w14:textId="1FAE86F5" w:rsidR="002F3B02" w:rsidRDefault="002F3B02">
      <w:pPr>
        <w:pStyle w:val="TJ2"/>
        <w:tabs>
          <w:tab w:val="left" w:pos="960"/>
          <w:tab w:val="right" w:leader="dot" w:pos="8776"/>
        </w:tabs>
        <w:rPr>
          <w:rFonts w:eastAsiaTheme="minorEastAsia"/>
          <w:smallCaps w:val="0"/>
          <w:noProof/>
          <w:sz w:val="22"/>
          <w:szCs w:val="22"/>
          <w:lang w:eastAsia="hu-HU"/>
        </w:rPr>
      </w:pPr>
      <w:hyperlink w:anchor="_Toc196410037" w:history="1">
        <w:r w:rsidRPr="005207ED">
          <w:rPr>
            <w:rStyle w:val="Hiperhivatkozs"/>
            <w:noProof/>
          </w:rPr>
          <w:t>6.2.</w:t>
        </w:r>
        <w:r>
          <w:rPr>
            <w:rFonts w:eastAsiaTheme="minorEastAsia"/>
            <w:smallCaps w:val="0"/>
            <w:noProof/>
            <w:sz w:val="22"/>
            <w:szCs w:val="22"/>
            <w:lang w:eastAsia="hu-HU"/>
          </w:rPr>
          <w:tab/>
        </w:r>
        <w:r w:rsidRPr="005207ED">
          <w:rPr>
            <w:rStyle w:val="Hiperhivatkozs"/>
            <w:noProof/>
          </w:rPr>
          <w:t>Webszerver – Adatbázis kapcsolat</w:t>
        </w:r>
        <w:r>
          <w:rPr>
            <w:noProof/>
            <w:webHidden/>
          </w:rPr>
          <w:tab/>
        </w:r>
        <w:r>
          <w:rPr>
            <w:noProof/>
            <w:webHidden/>
          </w:rPr>
          <w:fldChar w:fldCharType="begin"/>
        </w:r>
        <w:r>
          <w:rPr>
            <w:noProof/>
            <w:webHidden/>
          </w:rPr>
          <w:instrText xml:space="preserve"> PAGEREF _Toc196410037 \h </w:instrText>
        </w:r>
        <w:r>
          <w:rPr>
            <w:noProof/>
            <w:webHidden/>
          </w:rPr>
        </w:r>
        <w:r>
          <w:rPr>
            <w:noProof/>
            <w:webHidden/>
          </w:rPr>
          <w:fldChar w:fldCharType="separate"/>
        </w:r>
        <w:r>
          <w:rPr>
            <w:noProof/>
            <w:webHidden/>
          </w:rPr>
          <w:t>35</w:t>
        </w:r>
        <w:r>
          <w:rPr>
            <w:noProof/>
            <w:webHidden/>
          </w:rPr>
          <w:fldChar w:fldCharType="end"/>
        </w:r>
      </w:hyperlink>
    </w:p>
    <w:p w14:paraId="0FAA5A3A" w14:textId="0FE3B3AE" w:rsidR="002F3B02" w:rsidRDefault="002F3B02">
      <w:pPr>
        <w:pStyle w:val="TJ2"/>
        <w:tabs>
          <w:tab w:val="left" w:pos="960"/>
          <w:tab w:val="right" w:leader="dot" w:pos="8776"/>
        </w:tabs>
        <w:rPr>
          <w:rFonts w:eastAsiaTheme="minorEastAsia"/>
          <w:smallCaps w:val="0"/>
          <w:noProof/>
          <w:sz w:val="22"/>
          <w:szCs w:val="22"/>
          <w:lang w:eastAsia="hu-HU"/>
        </w:rPr>
      </w:pPr>
      <w:hyperlink w:anchor="_Toc196410038" w:history="1">
        <w:r w:rsidRPr="005207ED">
          <w:rPr>
            <w:rStyle w:val="Hiperhivatkozs"/>
            <w:noProof/>
          </w:rPr>
          <w:t>6.3.</w:t>
        </w:r>
        <w:r>
          <w:rPr>
            <w:rFonts w:eastAsiaTheme="minorEastAsia"/>
            <w:smallCaps w:val="0"/>
            <w:noProof/>
            <w:sz w:val="22"/>
            <w:szCs w:val="22"/>
            <w:lang w:eastAsia="hu-HU"/>
          </w:rPr>
          <w:tab/>
        </w:r>
        <w:r w:rsidRPr="005207ED">
          <w:rPr>
            <w:rStyle w:val="Hiperhivatkozs"/>
            <w:noProof/>
          </w:rPr>
          <w:t>Teljes feldolgozási lánc tesztelése</w:t>
        </w:r>
        <w:r>
          <w:rPr>
            <w:noProof/>
            <w:webHidden/>
          </w:rPr>
          <w:tab/>
        </w:r>
        <w:r>
          <w:rPr>
            <w:noProof/>
            <w:webHidden/>
          </w:rPr>
          <w:fldChar w:fldCharType="begin"/>
        </w:r>
        <w:r>
          <w:rPr>
            <w:noProof/>
            <w:webHidden/>
          </w:rPr>
          <w:instrText xml:space="preserve"> PAGEREF _Toc196410038 \h </w:instrText>
        </w:r>
        <w:r>
          <w:rPr>
            <w:noProof/>
            <w:webHidden/>
          </w:rPr>
        </w:r>
        <w:r>
          <w:rPr>
            <w:noProof/>
            <w:webHidden/>
          </w:rPr>
          <w:fldChar w:fldCharType="separate"/>
        </w:r>
        <w:r>
          <w:rPr>
            <w:noProof/>
            <w:webHidden/>
          </w:rPr>
          <w:t>37</w:t>
        </w:r>
        <w:r>
          <w:rPr>
            <w:noProof/>
            <w:webHidden/>
          </w:rPr>
          <w:fldChar w:fldCharType="end"/>
        </w:r>
      </w:hyperlink>
    </w:p>
    <w:p w14:paraId="15541B45" w14:textId="7F2A8DFE"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39" w:history="1">
        <w:r w:rsidRPr="005207ED">
          <w:rPr>
            <w:rStyle w:val="Hiperhivatkozs"/>
            <w:noProof/>
          </w:rPr>
          <w:t>7.</w:t>
        </w:r>
        <w:r>
          <w:rPr>
            <w:rFonts w:eastAsiaTheme="minorEastAsia"/>
            <w:b w:val="0"/>
            <w:bCs w:val="0"/>
            <w:caps w:val="0"/>
            <w:noProof/>
            <w:sz w:val="22"/>
            <w:szCs w:val="22"/>
            <w:lang w:eastAsia="hu-HU"/>
          </w:rPr>
          <w:tab/>
        </w:r>
        <w:r w:rsidRPr="005207ED">
          <w:rPr>
            <w:rStyle w:val="Hiperhivatkozs"/>
            <w:noProof/>
          </w:rPr>
          <w:t>Esetleges áteresztőképesség növelése</w:t>
        </w:r>
        <w:r>
          <w:rPr>
            <w:noProof/>
            <w:webHidden/>
          </w:rPr>
          <w:tab/>
        </w:r>
        <w:r>
          <w:rPr>
            <w:noProof/>
            <w:webHidden/>
          </w:rPr>
          <w:fldChar w:fldCharType="begin"/>
        </w:r>
        <w:r>
          <w:rPr>
            <w:noProof/>
            <w:webHidden/>
          </w:rPr>
          <w:instrText xml:space="preserve"> PAGEREF _Toc196410039 \h </w:instrText>
        </w:r>
        <w:r>
          <w:rPr>
            <w:noProof/>
            <w:webHidden/>
          </w:rPr>
        </w:r>
        <w:r>
          <w:rPr>
            <w:noProof/>
            <w:webHidden/>
          </w:rPr>
          <w:fldChar w:fldCharType="separate"/>
        </w:r>
        <w:r>
          <w:rPr>
            <w:noProof/>
            <w:webHidden/>
          </w:rPr>
          <w:t>38</w:t>
        </w:r>
        <w:r>
          <w:rPr>
            <w:noProof/>
            <w:webHidden/>
          </w:rPr>
          <w:fldChar w:fldCharType="end"/>
        </w:r>
      </w:hyperlink>
    </w:p>
    <w:p w14:paraId="56A6E262" w14:textId="648E1A61"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40" w:history="1">
        <w:r w:rsidRPr="005207ED">
          <w:rPr>
            <w:rStyle w:val="Hiperhivatkozs"/>
            <w:noProof/>
          </w:rPr>
          <w:t>8.</w:t>
        </w:r>
        <w:r>
          <w:rPr>
            <w:rFonts w:eastAsiaTheme="minorEastAsia"/>
            <w:b w:val="0"/>
            <w:bCs w:val="0"/>
            <w:caps w:val="0"/>
            <w:noProof/>
            <w:sz w:val="22"/>
            <w:szCs w:val="22"/>
            <w:lang w:eastAsia="hu-HU"/>
          </w:rPr>
          <w:tab/>
        </w:r>
        <w:r w:rsidRPr="005207ED">
          <w:rPr>
            <w:rStyle w:val="Hiperhivatkozs"/>
            <w:noProof/>
          </w:rPr>
          <w:t>Fejlesztés közben felismert és megoldott hibák</w:t>
        </w:r>
        <w:r>
          <w:rPr>
            <w:noProof/>
            <w:webHidden/>
          </w:rPr>
          <w:tab/>
        </w:r>
        <w:r>
          <w:rPr>
            <w:noProof/>
            <w:webHidden/>
          </w:rPr>
          <w:fldChar w:fldCharType="begin"/>
        </w:r>
        <w:r>
          <w:rPr>
            <w:noProof/>
            <w:webHidden/>
          </w:rPr>
          <w:instrText xml:space="preserve"> PAGEREF _Toc196410040 \h </w:instrText>
        </w:r>
        <w:r>
          <w:rPr>
            <w:noProof/>
            <w:webHidden/>
          </w:rPr>
        </w:r>
        <w:r>
          <w:rPr>
            <w:noProof/>
            <w:webHidden/>
          </w:rPr>
          <w:fldChar w:fldCharType="separate"/>
        </w:r>
        <w:r>
          <w:rPr>
            <w:noProof/>
            <w:webHidden/>
          </w:rPr>
          <w:t>39</w:t>
        </w:r>
        <w:r>
          <w:rPr>
            <w:noProof/>
            <w:webHidden/>
          </w:rPr>
          <w:fldChar w:fldCharType="end"/>
        </w:r>
      </w:hyperlink>
    </w:p>
    <w:p w14:paraId="5B47ABE8" w14:textId="78FD587F" w:rsidR="002F3B02" w:rsidRDefault="002F3B02">
      <w:pPr>
        <w:pStyle w:val="TJ2"/>
        <w:tabs>
          <w:tab w:val="left" w:pos="960"/>
          <w:tab w:val="right" w:leader="dot" w:pos="8776"/>
        </w:tabs>
        <w:rPr>
          <w:rFonts w:eastAsiaTheme="minorEastAsia"/>
          <w:smallCaps w:val="0"/>
          <w:noProof/>
          <w:sz w:val="22"/>
          <w:szCs w:val="22"/>
          <w:lang w:eastAsia="hu-HU"/>
        </w:rPr>
      </w:pPr>
      <w:hyperlink w:anchor="_Toc196410041" w:history="1">
        <w:r w:rsidRPr="005207ED">
          <w:rPr>
            <w:rStyle w:val="Hiperhivatkozs"/>
            <w:noProof/>
          </w:rPr>
          <w:t>8.1.</w:t>
        </w:r>
        <w:r>
          <w:rPr>
            <w:rFonts w:eastAsiaTheme="minorEastAsia"/>
            <w:smallCaps w:val="0"/>
            <w:noProof/>
            <w:sz w:val="22"/>
            <w:szCs w:val="22"/>
            <w:lang w:eastAsia="hu-HU"/>
          </w:rPr>
          <w:tab/>
        </w:r>
        <w:r w:rsidRPr="005207ED">
          <w:rPr>
            <w:rStyle w:val="Hiperhivatkozs"/>
            <w:noProof/>
          </w:rPr>
          <w:t>Raktárkészlet kezelése</w:t>
        </w:r>
        <w:r>
          <w:rPr>
            <w:noProof/>
            <w:webHidden/>
          </w:rPr>
          <w:tab/>
        </w:r>
        <w:r>
          <w:rPr>
            <w:noProof/>
            <w:webHidden/>
          </w:rPr>
          <w:fldChar w:fldCharType="begin"/>
        </w:r>
        <w:r>
          <w:rPr>
            <w:noProof/>
            <w:webHidden/>
          </w:rPr>
          <w:instrText xml:space="preserve"> PAGEREF _Toc196410041 \h </w:instrText>
        </w:r>
        <w:r>
          <w:rPr>
            <w:noProof/>
            <w:webHidden/>
          </w:rPr>
        </w:r>
        <w:r>
          <w:rPr>
            <w:noProof/>
            <w:webHidden/>
          </w:rPr>
          <w:fldChar w:fldCharType="separate"/>
        </w:r>
        <w:r>
          <w:rPr>
            <w:noProof/>
            <w:webHidden/>
          </w:rPr>
          <w:t>39</w:t>
        </w:r>
        <w:r>
          <w:rPr>
            <w:noProof/>
            <w:webHidden/>
          </w:rPr>
          <w:fldChar w:fldCharType="end"/>
        </w:r>
      </w:hyperlink>
    </w:p>
    <w:p w14:paraId="679AC91B" w14:textId="0E8307BC" w:rsidR="002F3B02" w:rsidRDefault="002F3B02">
      <w:pPr>
        <w:pStyle w:val="TJ2"/>
        <w:tabs>
          <w:tab w:val="left" w:pos="960"/>
          <w:tab w:val="right" w:leader="dot" w:pos="8776"/>
        </w:tabs>
        <w:rPr>
          <w:rFonts w:eastAsiaTheme="minorEastAsia"/>
          <w:smallCaps w:val="0"/>
          <w:noProof/>
          <w:sz w:val="22"/>
          <w:szCs w:val="22"/>
          <w:lang w:eastAsia="hu-HU"/>
        </w:rPr>
      </w:pPr>
      <w:hyperlink w:anchor="_Toc196410042" w:history="1">
        <w:r w:rsidRPr="005207ED">
          <w:rPr>
            <w:rStyle w:val="Hiperhivatkozs"/>
            <w:noProof/>
          </w:rPr>
          <w:t>8.2.</w:t>
        </w:r>
        <w:r>
          <w:rPr>
            <w:rFonts w:eastAsiaTheme="minorEastAsia"/>
            <w:smallCaps w:val="0"/>
            <w:noProof/>
            <w:sz w:val="22"/>
            <w:szCs w:val="22"/>
            <w:lang w:eastAsia="hu-HU"/>
          </w:rPr>
          <w:tab/>
        </w:r>
        <w:r w:rsidRPr="005207ED">
          <w:rPr>
            <w:rStyle w:val="Hiperhivatkozs"/>
            <w:noProof/>
          </w:rPr>
          <w:t>Tesztkörnyezet implementálása kódba</w:t>
        </w:r>
        <w:r>
          <w:rPr>
            <w:noProof/>
            <w:webHidden/>
          </w:rPr>
          <w:tab/>
        </w:r>
        <w:r>
          <w:rPr>
            <w:noProof/>
            <w:webHidden/>
          </w:rPr>
          <w:fldChar w:fldCharType="begin"/>
        </w:r>
        <w:r>
          <w:rPr>
            <w:noProof/>
            <w:webHidden/>
          </w:rPr>
          <w:instrText xml:space="preserve"> PAGEREF _Toc196410042 \h </w:instrText>
        </w:r>
        <w:r>
          <w:rPr>
            <w:noProof/>
            <w:webHidden/>
          </w:rPr>
        </w:r>
        <w:r>
          <w:rPr>
            <w:noProof/>
            <w:webHidden/>
          </w:rPr>
          <w:fldChar w:fldCharType="separate"/>
        </w:r>
        <w:r>
          <w:rPr>
            <w:noProof/>
            <w:webHidden/>
          </w:rPr>
          <w:t>40</w:t>
        </w:r>
        <w:r>
          <w:rPr>
            <w:noProof/>
            <w:webHidden/>
          </w:rPr>
          <w:fldChar w:fldCharType="end"/>
        </w:r>
      </w:hyperlink>
    </w:p>
    <w:p w14:paraId="38220B3E" w14:textId="214D3C6F" w:rsidR="002F3B02" w:rsidRDefault="002F3B02">
      <w:pPr>
        <w:pStyle w:val="TJ2"/>
        <w:tabs>
          <w:tab w:val="left" w:pos="960"/>
          <w:tab w:val="right" w:leader="dot" w:pos="8776"/>
        </w:tabs>
        <w:rPr>
          <w:rFonts w:eastAsiaTheme="minorEastAsia"/>
          <w:smallCaps w:val="0"/>
          <w:noProof/>
          <w:sz w:val="22"/>
          <w:szCs w:val="22"/>
          <w:lang w:eastAsia="hu-HU"/>
        </w:rPr>
      </w:pPr>
      <w:hyperlink w:anchor="_Toc196410043" w:history="1">
        <w:r w:rsidRPr="005207ED">
          <w:rPr>
            <w:rStyle w:val="Hiperhivatkozs"/>
            <w:noProof/>
          </w:rPr>
          <w:t>8.3.</w:t>
        </w:r>
        <w:r>
          <w:rPr>
            <w:rFonts w:eastAsiaTheme="minorEastAsia"/>
            <w:smallCaps w:val="0"/>
            <w:noProof/>
            <w:sz w:val="22"/>
            <w:szCs w:val="22"/>
            <w:lang w:eastAsia="hu-HU"/>
          </w:rPr>
          <w:tab/>
        </w:r>
        <w:r w:rsidRPr="005207ED">
          <w:rPr>
            <w:rStyle w:val="Hiperhivatkozs"/>
            <w:noProof/>
          </w:rPr>
          <w:t>Böngészők cache eljárásainak támogatása</w:t>
        </w:r>
        <w:r>
          <w:rPr>
            <w:noProof/>
            <w:webHidden/>
          </w:rPr>
          <w:tab/>
        </w:r>
        <w:r>
          <w:rPr>
            <w:noProof/>
            <w:webHidden/>
          </w:rPr>
          <w:fldChar w:fldCharType="begin"/>
        </w:r>
        <w:r>
          <w:rPr>
            <w:noProof/>
            <w:webHidden/>
          </w:rPr>
          <w:instrText xml:space="preserve"> PAGEREF _Toc196410043 \h </w:instrText>
        </w:r>
        <w:r>
          <w:rPr>
            <w:noProof/>
            <w:webHidden/>
          </w:rPr>
        </w:r>
        <w:r>
          <w:rPr>
            <w:noProof/>
            <w:webHidden/>
          </w:rPr>
          <w:fldChar w:fldCharType="separate"/>
        </w:r>
        <w:r>
          <w:rPr>
            <w:noProof/>
            <w:webHidden/>
          </w:rPr>
          <w:t>40</w:t>
        </w:r>
        <w:r>
          <w:rPr>
            <w:noProof/>
            <w:webHidden/>
          </w:rPr>
          <w:fldChar w:fldCharType="end"/>
        </w:r>
      </w:hyperlink>
    </w:p>
    <w:p w14:paraId="0D161BB9" w14:textId="58E25657"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44" w:history="1">
        <w:r w:rsidRPr="005207ED">
          <w:rPr>
            <w:rStyle w:val="Hiperhivatkozs"/>
            <w:noProof/>
          </w:rPr>
          <w:t>9.</w:t>
        </w:r>
        <w:r>
          <w:rPr>
            <w:rFonts w:eastAsiaTheme="minorEastAsia"/>
            <w:b w:val="0"/>
            <w:bCs w:val="0"/>
            <w:caps w:val="0"/>
            <w:noProof/>
            <w:sz w:val="22"/>
            <w:szCs w:val="22"/>
            <w:lang w:eastAsia="hu-HU"/>
          </w:rPr>
          <w:tab/>
        </w:r>
        <w:r w:rsidRPr="005207ED">
          <w:rPr>
            <w:rStyle w:val="Hiperhivatkozs"/>
            <w:noProof/>
          </w:rPr>
          <w:t>Felhasználói útmutató</w:t>
        </w:r>
        <w:r>
          <w:rPr>
            <w:noProof/>
            <w:webHidden/>
          </w:rPr>
          <w:tab/>
        </w:r>
        <w:r>
          <w:rPr>
            <w:noProof/>
            <w:webHidden/>
          </w:rPr>
          <w:fldChar w:fldCharType="begin"/>
        </w:r>
        <w:r>
          <w:rPr>
            <w:noProof/>
            <w:webHidden/>
          </w:rPr>
          <w:instrText xml:space="preserve"> PAGEREF _Toc196410044 \h </w:instrText>
        </w:r>
        <w:r>
          <w:rPr>
            <w:noProof/>
            <w:webHidden/>
          </w:rPr>
        </w:r>
        <w:r>
          <w:rPr>
            <w:noProof/>
            <w:webHidden/>
          </w:rPr>
          <w:fldChar w:fldCharType="separate"/>
        </w:r>
        <w:r>
          <w:rPr>
            <w:noProof/>
            <w:webHidden/>
          </w:rPr>
          <w:t>41</w:t>
        </w:r>
        <w:r>
          <w:rPr>
            <w:noProof/>
            <w:webHidden/>
          </w:rPr>
          <w:fldChar w:fldCharType="end"/>
        </w:r>
      </w:hyperlink>
    </w:p>
    <w:p w14:paraId="243245A6" w14:textId="4FC9121F" w:rsidR="002F3B02" w:rsidRDefault="002F3B02">
      <w:pPr>
        <w:pStyle w:val="TJ2"/>
        <w:tabs>
          <w:tab w:val="left" w:pos="960"/>
          <w:tab w:val="right" w:leader="dot" w:pos="8776"/>
        </w:tabs>
        <w:rPr>
          <w:rFonts w:eastAsiaTheme="minorEastAsia"/>
          <w:smallCaps w:val="0"/>
          <w:noProof/>
          <w:sz w:val="22"/>
          <w:szCs w:val="22"/>
          <w:lang w:eastAsia="hu-HU"/>
        </w:rPr>
      </w:pPr>
      <w:hyperlink w:anchor="_Toc196410045" w:history="1">
        <w:r w:rsidRPr="005207ED">
          <w:rPr>
            <w:rStyle w:val="Hiperhivatkozs"/>
            <w:noProof/>
          </w:rPr>
          <w:t>9.1.</w:t>
        </w:r>
        <w:r>
          <w:rPr>
            <w:rFonts w:eastAsiaTheme="minorEastAsia"/>
            <w:smallCaps w:val="0"/>
            <w:noProof/>
            <w:sz w:val="22"/>
            <w:szCs w:val="22"/>
            <w:lang w:eastAsia="hu-HU"/>
          </w:rPr>
          <w:tab/>
        </w:r>
        <w:r w:rsidRPr="005207ED">
          <w:rPr>
            <w:rStyle w:val="Hiperhivatkozs"/>
            <w:noProof/>
          </w:rPr>
          <w:t>Telepítés</w:t>
        </w:r>
        <w:r>
          <w:rPr>
            <w:noProof/>
            <w:webHidden/>
          </w:rPr>
          <w:tab/>
        </w:r>
        <w:r>
          <w:rPr>
            <w:noProof/>
            <w:webHidden/>
          </w:rPr>
          <w:fldChar w:fldCharType="begin"/>
        </w:r>
        <w:r>
          <w:rPr>
            <w:noProof/>
            <w:webHidden/>
          </w:rPr>
          <w:instrText xml:space="preserve"> PAGEREF _Toc196410045 \h </w:instrText>
        </w:r>
        <w:r>
          <w:rPr>
            <w:noProof/>
            <w:webHidden/>
          </w:rPr>
        </w:r>
        <w:r>
          <w:rPr>
            <w:noProof/>
            <w:webHidden/>
          </w:rPr>
          <w:fldChar w:fldCharType="separate"/>
        </w:r>
        <w:r>
          <w:rPr>
            <w:noProof/>
            <w:webHidden/>
          </w:rPr>
          <w:t>41</w:t>
        </w:r>
        <w:r>
          <w:rPr>
            <w:noProof/>
            <w:webHidden/>
          </w:rPr>
          <w:fldChar w:fldCharType="end"/>
        </w:r>
      </w:hyperlink>
    </w:p>
    <w:p w14:paraId="37A6C90C" w14:textId="6A4A5087" w:rsidR="002F3B02" w:rsidRDefault="002F3B02">
      <w:pPr>
        <w:pStyle w:val="TJ2"/>
        <w:tabs>
          <w:tab w:val="left" w:pos="960"/>
          <w:tab w:val="right" w:leader="dot" w:pos="8776"/>
        </w:tabs>
        <w:rPr>
          <w:rFonts w:eastAsiaTheme="minorEastAsia"/>
          <w:smallCaps w:val="0"/>
          <w:noProof/>
          <w:sz w:val="22"/>
          <w:szCs w:val="22"/>
          <w:lang w:eastAsia="hu-HU"/>
        </w:rPr>
      </w:pPr>
      <w:hyperlink w:anchor="_Toc196410046" w:history="1">
        <w:r w:rsidRPr="005207ED">
          <w:rPr>
            <w:rStyle w:val="Hiperhivatkozs"/>
            <w:noProof/>
          </w:rPr>
          <w:t>9.2.</w:t>
        </w:r>
        <w:r>
          <w:rPr>
            <w:rFonts w:eastAsiaTheme="minorEastAsia"/>
            <w:smallCaps w:val="0"/>
            <w:noProof/>
            <w:sz w:val="22"/>
            <w:szCs w:val="22"/>
            <w:lang w:eastAsia="hu-HU"/>
          </w:rPr>
          <w:tab/>
        </w:r>
        <w:r w:rsidRPr="005207ED">
          <w:rPr>
            <w:rStyle w:val="Hiperhivatkozs"/>
            <w:noProof/>
          </w:rPr>
          <w:t>Adatbázis beállítás</w:t>
        </w:r>
        <w:r>
          <w:rPr>
            <w:noProof/>
            <w:webHidden/>
          </w:rPr>
          <w:tab/>
        </w:r>
        <w:r>
          <w:rPr>
            <w:noProof/>
            <w:webHidden/>
          </w:rPr>
          <w:fldChar w:fldCharType="begin"/>
        </w:r>
        <w:r>
          <w:rPr>
            <w:noProof/>
            <w:webHidden/>
          </w:rPr>
          <w:instrText xml:space="preserve"> PAGEREF _Toc196410046 \h </w:instrText>
        </w:r>
        <w:r>
          <w:rPr>
            <w:noProof/>
            <w:webHidden/>
          </w:rPr>
        </w:r>
        <w:r>
          <w:rPr>
            <w:noProof/>
            <w:webHidden/>
          </w:rPr>
          <w:fldChar w:fldCharType="separate"/>
        </w:r>
        <w:r>
          <w:rPr>
            <w:noProof/>
            <w:webHidden/>
          </w:rPr>
          <w:t>41</w:t>
        </w:r>
        <w:r>
          <w:rPr>
            <w:noProof/>
            <w:webHidden/>
          </w:rPr>
          <w:fldChar w:fldCharType="end"/>
        </w:r>
      </w:hyperlink>
    </w:p>
    <w:p w14:paraId="147B9FBD" w14:textId="58219717" w:rsidR="002F3B02" w:rsidRDefault="002F3B02">
      <w:pPr>
        <w:pStyle w:val="TJ2"/>
        <w:tabs>
          <w:tab w:val="left" w:pos="960"/>
          <w:tab w:val="right" w:leader="dot" w:pos="8776"/>
        </w:tabs>
        <w:rPr>
          <w:rFonts w:eastAsiaTheme="minorEastAsia"/>
          <w:smallCaps w:val="0"/>
          <w:noProof/>
          <w:sz w:val="22"/>
          <w:szCs w:val="22"/>
          <w:lang w:eastAsia="hu-HU"/>
        </w:rPr>
      </w:pPr>
      <w:hyperlink w:anchor="_Toc196410047" w:history="1">
        <w:r w:rsidRPr="005207ED">
          <w:rPr>
            <w:rStyle w:val="Hiperhivatkozs"/>
            <w:noProof/>
          </w:rPr>
          <w:t>9.3.</w:t>
        </w:r>
        <w:r>
          <w:rPr>
            <w:rFonts w:eastAsiaTheme="minorEastAsia"/>
            <w:smallCaps w:val="0"/>
            <w:noProof/>
            <w:sz w:val="22"/>
            <w:szCs w:val="22"/>
            <w:lang w:eastAsia="hu-HU"/>
          </w:rPr>
          <w:tab/>
        </w:r>
        <w:r w:rsidRPr="005207ED">
          <w:rPr>
            <w:rStyle w:val="Hiperhivatkozs"/>
            <w:noProof/>
          </w:rPr>
          <w:t>Futtatás</w:t>
        </w:r>
        <w:r>
          <w:rPr>
            <w:noProof/>
            <w:webHidden/>
          </w:rPr>
          <w:tab/>
        </w:r>
        <w:r>
          <w:rPr>
            <w:noProof/>
            <w:webHidden/>
          </w:rPr>
          <w:fldChar w:fldCharType="begin"/>
        </w:r>
        <w:r>
          <w:rPr>
            <w:noProof/>
            <w:webHidden/>
          </w:rPr>
          <w:instrText xml:space="preserve"> PAGEREF _Toc196410047 \h </w:instrText>
        </w:r>
        <w:r>
          <w:rPr>
            <w:noProof/>
            <w:webHidden/>
          </w:rPr>
        </w:r>
        <w:r>
          <w:rPr>
            <w:noProof/>
            <w:webHidden/>
          </w:rPr>
          <w:fldChar w:fldCharType="separate"/>
        </w:r>
        <w:r>
          <w:rPr>
            <w:noProof/>
            <w:webHidden/>
          </w:rPr>
          <w:t>42</w:t>
        </w:r>
        <w:r>
          <w:rPr>
            <w:noProof/>
            <w:webHidden/>
          </w:rPr>
          <w:fldChar w:fldCharType="end"/>
        </w:r>
      </w:hyperlink>
    </w:p>
    <w:p w14:paraId="65ABC8FC" w14:textId="0ABAB60E" w:rsidR="002F3B02" w:rsidRDefault="002F3B02">
      <w:pPr>
        <w:pStyle w:val="TJ2"/>
        <w:tabs>
          <w:tab w:val="left" w:pos="960"/>
          <w:tab w:val="right" w:leader="dot" w:pos="8776"/>
        </w:tabs>
        <w:rPr>
          <w:rFonts w:eastAsiaTheme="minorEastAsia"/>
          <w:smallCaps w:val="0"/>
          <w:noProof/>
          <w:sz w:val="22"/>
          <w:szCs w:val="22"/>
          <w:lang w:eastAsia="hu-HU"/>
        </w:rPr>
      </w:pPr>
      <w:hyperlink w:anchor="_Toc196410048" w:history="1">
        <w:r w:rsidRPr="005207ED">
          <w:rPr>
            <w:rStyle w:val="Hiperhivatkozs"/>
            <w:noProof/>
          </w:rPr>
          <w:t>9.4.</w:t>
        </w:r>
        <w:r>
          <w:rPr>
            <w:rFonts w:eastAsiaTheme="minorEastAsia"/>
            <w:smallCaps w:val="0"/>
            <w:noProof/>
            <w:sz w:val="22"/>
            <w:szCs w:val="22"/>
            <w:lang w:eastAsia="hu-HU"/>
          </w:rPr>
          <w:tab/>
        </w:r>
        <w:r w:rsidRPr="005207ED">
          <w:rPr>
            <w:rStyle w:val="Hiperhivatkozs"/>
            <w:noProof/>
          </w:rPr>
          <w:t>Kezdőképernyő</w:t>
        </w:r>
        <w:r>
          <w:rPr>
            <w:noProof/>
            <w:webHidden/>
          </w:rPr>
          <w:tab/>
        </w:r>
        <w:r>
          <w:rPr>
            <w:noProof/>
            <w:webHidden/>
          </w:rPr>
          <w:fldChar w:fldCharType="begin"/>
        </w:r>
        <w:r>
          <w:rPr>
            <w:noProof/>
            <w:webHidden/>
          </w:rPr>
          <w:instrText xml:space="preserve"> PAGEREF _Toc196410048 \h </w:instrText>
        </w:r>
        <w:r>
          <w:rPr>
            <w:noProof/>
            <w:webHidden/>
          </w:rPr>
        </w:r>
        <w:r>
          <w:rPr>
            <w:noProof/>
            <w:webHidden/>
          </w:rPr>
          <w:fldChar w:fldCharType="separate"/>
        </w:r>
        <w:r>
          <w:rPr>
            <w:noProof/>
            <w:webHidden/>
          </w:rPr>
          <w:t>42</w:t>
        </w:r>
        <w:r>
          <w:rPr>
            <w:noProof/>
            <w:webHidden/>
          </w:rPr>
          <w:fldChar w:fldCharType="end"/>
        </w:r>
      </w:hyperlink>
    </w:p>
    <w:p w14:paraId="0A4A55A6" w14:textId="20F58170" w:rsidR="002F3B02" w:rsidRDefault="002F3B02">
      <w:pPr>
        <w:pStyle w:val="TJ2"/>
        <w:tabs>
          <w:tab w:val="left" w:pos="960"/>
          <w:tab w:val="right" w:leader="dot" w:pos="8776"/>
        </w:tabs>
        <w:rPr>
          <w:rFonts w:eastAsiaTheme="minorEastAsia"/>
          <w:smallCaps w:val="0"/>
          <w:noProof/>
          <w:sz w:val="22"/>
          <w:szCs w:val="22"/>
          <w:lang w:eastAsia="hu-HU"/>
        </w:rPr>
      </w:pPr>
      <w:hyperlink w:anchor="_Toc196410049" w:history="1">
        <w:r w:rsidRPr="005207ED">
          <w:rPr>
            <w:rStyle w:val="Hiperhivatkozs"/>
            <w:noProof/>
          </w:rPr>
          <w:t>9.5.</w:t>
        </w:r>
        <w:r>
          <w:rPr>
            <w:rFonts w:eastAsiaTheme="minorEastAsia"/>
            <w:smallCaps w:val="0"/>
            <w:noProof/>
            <w:sz w:val="22"/>
            <w:szCs w:val="22"/>
            <w:lang w:eastAsia="hu-HU"/>
          </w:rPr>
          <w:tab/>
        </w:r>
        <w:r w:rsidRPr="005207ED">
          <w:rPr>
            <w:rStyle w:val="Hiperhivatkozs"/>
            <w:noProof/>
          </w:rPr>
          <w:t>Vezérlőpult képernyő</w:t>
        </w:r>
        <w:r>
          <w:rPr>
            <w:noProof/>
            <w:webHidden/>
          </w:rPr>
          <w:tab/>
        </w:r>
        <w:r>
          <w:rPr>
            <w:noProof/>
            <w:webHidden/>
          </w:rPr>
          <w:fldChar w:fldCharType="begin"/>
        </w:r>
        <w:r>
          <w:rPr>
            <w:noProof/>
            <w:webHidden/>
          </w:rPr>
          <w:instrText xml:space="preserve"> PAGEREF _Toc196410049 \h </w:instrText>
        </w:r>
        <w:r>
          <w:rPr>
            <w:noProof/>
            <w:webHidden/>
          </w:rPr>
        </w:r>
        <w:r>
          <w:rPr>
            <w:noProof/>
            <w:webHidden/>
          </w:rPr>
          <w:fldChar w:fldCharType="separate"/>
        </w:r>
        <w:r>
          <w:rPr>
            <w:noProof/>
            <w:webHidden/>
          </w:rPr>
          <w:t>42</w:t>
        </w:r>
        <w:r>
          <w:rPr>
            <w:noProof/>
            <w:webHidden/>
          </w:rPr>
          <w:fldChar w:fldCharType="end"/>
        </w:r>
      </w:hyperlink>
    </w:p>
    <w:p w14:paraId="60C47C92" w14:textId="44A9B8AD" w:rsidR="002F3B02" w:rsidRDefault="002F3B02">
      <w:pPr>
        <w:pStyle w:val="TJ2"/>
        <w:tabs>
          <w:tab w:val="left" w:pos="960"/>
          <w:tab w:val="right" w:leader="dot" w:pos="8776"/>
        </w:tabs>
        <w:rPr>
          <w:rFonts w:eastAsiaTheme="minorEastAsia"/>
          <w:smallCaps w:val="0"/>
          <w:noProof/>
          <w:sz w:val="22"/>
          <w:szCs w:val="22"/>
          <w:lang w:eastAsia="hu-HU"/>
        </w:rPr>
      </w:pPr>
      <w:hyperlink w:anchor="_Toc196410050" w:history="1">
        <w:r w:rsidRPr="005207ED">
          <w:rPr>
            <w:rStyle w:val="Hiperhivatkozs"/>
            <w:noProof/>
          </w:rPr>
          <w:t>9.6.</w:t>
        </w:r>
        <w:r>
          <w:rPr>
            <w:rFonts w:eastAsiaTheme="minorEastAsia"/>
            <w:smallCaps w:val="0"/>
            <w:noProof/>
            <w:sz w:val="22"/>
            <w:szCs w:val="22"/>
            <w:lang w:eastAsia="hu-HU"/>
          </w:rPr>
          <w:tab/>
        </w:r>
        <w:r w:rsidRPr="005207ED">
          <w:rPr>
            <w:rStyle w:val="Hiperhivatkozs"/>
            <w:noProof/>
          </w:rPr>
          <w:t>Termékek megjelenítése és hozzáadása</w:t>
        </w:r>
        <w:r>
          <w:rPr>
            <w:noProof/>
            <w:webHidden/>
          </w:rPr>
          <w:tab/>
        </w:r>
        <w:r>
          <w:rPr>
            <w:noProof/>
            <w:webHidden/>
          </w:rPr>
          <w:fldChar w:fldCharType="begin"/>
        </w:r>
        <w:r>
          <w:rPr>
            <w:noProof/>
            <w:webHidden/>
          </w:rPr>
          <w:instrText xml:space="preserve"> PAGEREF _Toc196410050 \h </w:instrText>
        </w:r>
        <w:r>
          <w:rPr>
            <w:noProof/>
            <w:webHidden/>
          </w:rPr>
        </w:r>
        <w:r>
          <w:rPr>
            <w:noProof/>
            <w:webHidden/>
          </w:rPr>
          <w:fldChar w:fldCharType="separate"/>
        </w:r>
        <w:r>
          <w:rPr>
            <w:noProof/>
            <w:webHidden/>
          </w:rPr>
          <w:t>43</w:t>
        </w:r>
        <w:r>
          <w:rPr>
            <w:noProof/>
            <w:webHidden/>
          </w:rPr>
          <w:fldChar w:fldCharType="end"/>
        </w:r>
      </w:hyperlink>
    </w:p>
    <w:p w14:paraId="6CEBE0E0" w14:textId="70819CBF" w:rsidR="002F3B02" w:rsidRDefault="002F3B02">
      <w:pPr>
        <w:pStyle w:val="TJ2"/>
        <w:tabs>
          <w:tab w:val="left" w:pos="960"/>
          <w:tab w:val="right" w:leader="dot" w:pos="8776"/>
        </w:tabs>
        <w:rPr>
          <w:rFonts w:eastAsiaTheme="minorEastAsia"/>
          <w:smallCaps w:val="0"/>
          <w:noProof/>
          <w:sz w:val="22"/>
          <w:szCs w:val="22"/>
          <w:lang w:eastAsia="hu-HU"/>
        </w:rPr>
      </w:pPr>
      <w:hyperlink w:anchor="_Toc196410051" w:history="1">
        <w:r w:rsidRPr="005207ED">
          <w:rPr>
            <w:rStyle w:val="Hiperhivatkozs"/>
            <w:noProof/>
          </w:rPr>
          <w:t>9.7.</w:t>
        </w:r>
        <w:r>
          <w:rPr>
            <w:rFonts w:eastAsiaTheme="minorEastAsia"/>
            <w:smallCaps w:val="0"/>
            <w:noProof/>
            <w:sz w:val="22"/>
            <w:szCs w:val="22"/>
            <w:lang w:eastAsia="hu-HU"/>
          </w:rPr>
          <w:tab/>
        </w:r>
        <w:r w:rsidRPr="005207ED">
          <w:rPr>
            <w:rStyle w:val="Hiperhivatkozs"/>
            <w:noProof/>
          </w:rPr>
          <w:t>Elem megtekintése</w:t>
        </w:r>
        <w:r>
          <w:rPr>
            <w:noProof/>
            <w:webHidden/>
          </w:rPr>
          <w:tab/>
        </w:r>
        <w:r>
          <w:rPr>
            <w:noProof/>
            <w:webHidden/>
          </w:rPr>
          <w:fldChar w:fldCharType="begin"/>
        </w:r>
        <w:r>
          <w:rPr>
            <w:noProof/>
            <w:webHidden/>
          </w:rPr>
          <w:instrText xml:space="preserve"> PAGEREF _Toc196410051 \h </w:instrText>
        </w:r>
        <w:r>
          <w:rPr>
            <w:noProof/>
            <w:webHidden/>
          </w:rPr>
        </w:r>
        <w:r>
          <w:rPr>
            <w:noProof/>
            <w:webHidden/>
          </w:rPr>
          <w:fldChar w:fldCharType="separate"/>
        </w:r>
        <w:r>
          <w:rPr>
            <w:noProof/>
            <w:webHidden/>
          </w:rPr>
          <w:t>43</w:t>
        </w:r>
        <w:r>
          <w:rPr>
            <w:noProof/>
            <w:webHidden/>
          </w:rPr>
          <w:fldChar w:fldCharType="end"/>
        </w:r>
      </w:hyperlink>
    </w:p>
    <w:p w14:paraId="301EEA89" w14:textId="7E313A01"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52" w:history="1">
        <w:r w:rsidRPr="005207ED">
          <w:rPr>
            <w:rStyle w:val="Hiperhivatkozs"/>
            <w:noProof/>
          </w:rPr>
          <w:t>10.</w:t>
        </w:r>
        <w:r>
          <w:rPr>
            <w:rFonts w:eastAsiaTheme="minorEastAsia"/>
            <w:b w:val="0"/>
            <w:bCs w:val="0"/>
            <w:caps w:val="0"/>
            <w:noProof/>
            <w:sz w:val="22"/>
            <w:szCs w:val="22"/>
            <w:lang w:eastAsia="hu-HU"/>
          </w:rPr>
          <w:tab/>
        </w:r>
        <w:r w:rsidRPr="005207ED">
          <w:rPr>
            <w:rStyle w:val="Hiperhivatkozs"/>
            <w:noProof/>
          </w:rPr>
          <w:t>Jövőbeni fejlesztési lehetőségek</w:t>
        </w:r>
        <w:r>
          <w:rPr>
            <w:noProof/>
            <w:webHidden/>
          </w:rPr>
          <w:tab/>
        </w:r>
        <w:r>
          <w:rPr>
            <w:noProof/>
            <w:webHidden/>
          </w:rPr>
          <w:fldChar w:fldCharType="begin"/>
        </w:r>
        <w:r>
          <w:rPr>
            <w:noProof/>
            <w:webHidden/>
          </w:rPr>
          <w:instrText xml:space="preserve"> PAGEREF _Toc196410052 \h </w:instrText>
        </w:r>
        <w:r>
          <w:rPr>
            <w:noProof/>
            <w:webHidden/>
          </w:rPr>
        </w:r>
        <w:r>
          <w:rPr>
            <w:noProof/>
            <w:webHidden/>
          </w:rPr>
          <w:fldChar w:fldCharType="separate"/>
        </w:r>
        <w:r>
          <w:rPr>
            <w:noProof/>
            <w:webHidden/>
          </w:rPr>
          <w:t>46</w:t>
        </w:r>
        <w:r>
          <w:rPr>
            <w:noProof/>
            <w:webHidden/>
          </w:rPr>
          <w:fldChar w:fldCharType="end"/>
        </w:r>
      </w:hyperlink>
    </w:p>
    <w:p w14:paraId="2D1858AC" w14:textId="74764CA9"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53" w:history="1">
        <w:r w:rsidRPr="005207ED">
          <w:rPr>
            <w:rStyle w:val="Hiperhivatkozs"/>
            <w:noProof/>
          </w:rPr>
          <w:t>11.</w:t>
        </w:r>
        <w:r>
          <w:rPr>
            <w:rFonts w:eastAsiaTheme="minorEastAsia"/>
            <w:b w:val="0"/>
            <w:bCs w:val="0"/>
            <w:caps w:val="0"/>
            <w:noProof/>
            <w:sz w:val="22"/>
            <w:szCs w:val="22"/>
            <w:lang w:eastAsia="hu-HU"/>
          </w:rPr>
          <w:tab/>
        </w:r>
        <w:r w:rsidRPr="005207ED">
          <w:rPr>
            <w:rStyle w:val="Hiperhivatkozs"/>
            <w:noProof/>
          </w:rPr>
          <w:t>Bevezetés utáni tapasztalatok</w:t>
        </w:r>
        <w:r>
          <w:rPr>
            <w:noProof/>
            <w:webHidden/>
          </w:rPr>
          <w:tab/>
        </w:r>
        <w:r>
          <w:rPr>
            <w:noProof/>
            <w:webHidden/>
          </w:rPr>
          <w:fldChar w:fldCharType="begin"/>
        </w:r>
        <w:r>
          <w:rPr>
            <w:noProof/>
            <w:webHidden/>
          </w:rPr>
          <w:instrText xml:space="preserve"> PAGEREF _Toc196410053 \h </w:instrText>
        </w:r>
        <w:r>
          <w:rPr>
            <w:noProof/>
            <w:webHidden/>
          </w:rPr>
        </w:r>
        <w:r>
          <w:rPr>
            <w:noProof/>
            <w:webHidden/>
          </w:rPr>
          <w:fldChar w:fldCharType="separate"/>
        </w:r>
        <w:r>
          <w:rPr>
            <w:noProof/>
            <w:webHidden/>
          </w:rPr>
          <w:t>47</w:t>
        </w:r>
        <w:r>
          <w:rPr>
            <w:noProof/>
            <w:webHidden/>
          </w:rPr>
          <w:fldChar w:fldCharType="end"/>
        </w:r>
      </w:hyperlink>
    </w:p>
    <w:p w14:paraId="1A0E7C3A" w14:textId="0FA68CF2"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54" w:history="1">
        <w:r w:rsidRPr="005207ED">
          <w:rPr>
            <w:rStyle w:val="Hiperhivatkozs"/>
            <w:noProof/>
            <w:lang w:val="en-US"/>
          </w:rPr>
          <w:t>12.</w:t>
        </w:r>
        <w:r>
          <w:rPr>
            <w:rFonts w:eastAsiaTheme="minorEastAsia"/>
            <w:b w:val="0"/>
            <w:bCs w:val="0"/>
            <w:caps w:val="0"/>
            <w:noProof/>
            <w:sz w:val="22"/>
            <w:szCs w:val="22"/>
            <w:lang w:eastAsia="hu-HU"/>
          </w:rPr>
          <w:tab/>
        </w:r>
        <w:r w:rsidRPr="005207ED">
          <w:rPr>
            <w:rStyle w:val="Hiperhivatkozs"/>
            <w:noProof/>
            <w:lang w:val="en-US"/>
          </w:rPr>
          <w:t>Summary</w:t>
        </w:r>
        <w:r>
          <w:rPr>
            <w:noProof/>
            <w:webHidden/>
          </w:rPr>
          <w:tab/>
        </w:r>
        <w:r>
          <w:rPr>
            <w:noProof/>
            <w:webHidden/>
          </w:rPr>
          <w:fldChar w:fldCharType="begin"/>
        </w:r>
        <w:r>
          <w:rPr>
            <w:noProof/>
            <w:webHidden/>
          </w:rPr>
          <w:instrText xml:space="preserve"> PAGEREF _Toc196410054 \h </w:instrText>
        </w:r>
        <w:r>
          <w:rPr>
            <w:noProof/>
            <w:webHidden/>
          </w:rPr>
        </w:r>
        <w:r>
          <w:rPr>
            <w:noProof/>
            <w:webHidden/>
          </w:rPr>
          <w:fldChar w:fldCharType="separate"/>
        </w:r>
        <w:r>
          <w:rPr>
            <w:noProof/>
            <w:webHidden/>
          </w:rPr>
          <w:t>48</w:t>
        </w:r>
        <w:r>
          <w:rPr>
            <w:noProof/>
            <w:webHidden/>
          </w:rPr>
          <w:fldChar w:fldCharType="end"/>
        </w:r>
      </w:hyperlink>
    </w:p>
    <w:p w14:paraId="38C08A52" w14:textId="0B2C8155"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55" w:history="1">
        <w:r w:rsidRPr="005207ED">
          <w:rPr>
            <w:rStyle w:val="Hiperhivatkozs"/>
            <w:noProof/>
          </w:rPr>
          <w:t>13.</w:t>
        </w:r>
        <w:r>
          <w:rPr>
            <w:rFonts w:eastAsiaTheme="minorEastAsia"/>
            <w:b w:val="0"/>
            <w:bCs w:val="0"/>
            <w:caps w:val="0"/>
            <w:noProof/>
            <w:sz w:val="22"/>
            <w:szCs w:val="22"/>
            <w:lang w:eastAsia="hu-HU"/>
          </w:rPr>
          <w:tab/>
        </w:r>
        <w:r w:rsidRPr="005207ED">
          <w:rPr>
            <w:rStyle w:val="Hiperhivatkozs"/>
            <w:noProof/>
          </w:rPr>
          <w:t>Mellékletek</w:t>
        </w:r>
        <w:r>
          <w:rPr>
            <w:noProof/>
            <w:webHidden/>
          </w:rPr>
          <w:tab/>
        </w:r>
        <w:r>
          <w:rPr>
            <w:noProof/>
            <w:webHidden/>
          </w:rPr>
          <w:fldChar w:fldCharType="begin"/>
        </w:r>
        <w:r>
          <w:rPr>
            <w:noProof/>
            <w:webHidden/>
          </w:rPr>
          <w:instrText xml:space="preserve"> PAGEREF _Toc196410055 \h </w:instrText>
        </w:r>
        <w:r>
          <w:rPr>
            <w:noProof/>
            <w:webHidden/>
          </w:rPr>
        </w:r>
        <w:r>
          <w:rPr>
            <w:noProof/>
            <w:webHidden/>
          </w:rPr>
          <w:fldChar w:fldCharType="separate"/>
        </w:r>
        <w:r>
          <w:rPr>
            <w:noProof/>
            <w:webHidden/>
          </w:rPr>
          <w:t>50</w:t>
        </w:r>
        <w:r>
          <w:rPr>
            <w:noProof/>
            <w:webHidden/>
          </w:rPr>
          <w:fldChar w:fldCharType="end"/>
        </w:r>
      </w:hyperlink>
    </w:p>
    <w:p w14:paraId="4D87500B" w14:textId="2A623F45" w:rsidR="002F3B02" w:rsidRDefault="002F3B02">
      <w:pPr>
        <w:pStyle w:val="TJ2"/>
        <w:tabs>
          <w:tab w:val="left" w:pos="960"/>
          <w:tab w:val="right" w:leader="dot" w:pos="8776"/>
        </w:tabs>
        <w:rPr>
          <w:rFonts w:eastAsiaTheme="minorEastAsia"/>
          <w:smallCaps w:val="0"/>
          <w:noProof/>
          <w:sz w:val="22"/>
          <w:szCs w:val="22"/>
          <w:lang w:eastAsia="hu-HU"/>
        </w:rPr>
      </w:pPr>
      <w:hyperlink w:anchor="_Toc196410056" w:history="1">
        <w:r w:rsidRPr="005207ED">
          <w:rPr>
            <w:rStyle w:val="Hiperhivatkozs"/>
            <w:noProof/>
          </w:rPr>
          <w:t>13.1.</w:t>
        </w:r>
        <w:r>
          <w:rPr>
            <w:rFonts w:eastAsiaTheme="minorEastAsia"/>
            <w:smallCaps w:val="0"/>
            <w:noProof/>
            <w:sz w:val="22"/>
            <w:szCs w:val="22"/>
            <w:lang w:eastAsia="hu-HU"/>
          </w:rPr>
          <w:tab/>
        </w:r>
        <w:r w:rsidRPr="005207ED">
          <w:rPr>
            <w:rStyle w:val="Hiperhivatkozs"/>
            <w:noProof/>
          </w:rPr>
          <w:t>Osztály specifikációk</w:t>
        </w:r>
        <w:r>
          <w:rPr>
            <w:noProof/>
            <w:webHidden/>
          </w:rPr>
          <w:tab/>
        </w:r>
        <w:r>
          <w:rPr>
            <w:noProof/>
            <w:webHidden/>
          </w:rPr>
          <w:fldChar w:fldCharType="begin"/>
        </w:r>
        <w:r>
          <w:rPr>
            <w:noProof/>
            <w:webHidden/>
          </w:rPr>
          <w:instrText xml:space="preserve"> PAGEREF _Toc196410056 \h </w:instrText>
        </w:r>
        <w:r>
          <w:rPr>
            <w:noProof/>
            <w:webHidden/>
          </w:rPr>
        </w:r>
        <w:r>
          <w:rPr>
            <w:noProof/>
            <w:webHidden/>
          </w:rPr>
          <w:fldChar w:fldCharType="separate"/>
        </w:r>
        <w:r>
          <w:rPr>
            <w:noProof/>
            <w:webHidden/>
          </w:rPr>
          <w:t>50</w:t>
        </w:r>
        <w:r>
          <w:rPr>
            <w:noProof/>
            <w:webHidden/>
          </w:rPr>
          <w:fldChar w:fldCharType="end"/>
        </w:r>
      </w:hyperlink>
    </w:p>
    <w:p w14:paraId="5B16912F" w14:textId="688F0A83"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57" w:history="1">
        <w:r w:rsidRPr="005207ED">
          <w:rPr>
            <w:rStyle w:val="Hiperhivatkozs"/>
            <w:noProof/>
          </w:rPr>
          <w:t>13.1.1.</w:t>
        </w:r>
        <w:r>
          <w:rPr>
            <w:rFonts w:eastAsiaTheme="minorEastAsia"/>
            <w:i w:val="0"/>
            <w:iCs w:val="0"/>
            <w:noProof/>
            <w:sz w:val="22"/>
            <w:szCs w:val="22"/>
            <w:lang w:eastAsia="hu-HU"/>
          </w:rPr>
          <w:tab/>
        </w:r>
        <w:r w:rsidRPr="005207ED">
          <w:rPr>
            <w:rStyle w:val="Hiperhivatkozs"/>
            <w:noProof/>
          </w:rPr>
          <w:t>Elements osztály</w:t>
        </w:r>
        <w:r>
          <w:rPr>
            <w:noProof/>
            <w:webHidden/>
          </w:rPr>
          <w:tab/>
        </w:r>
        <w:r>
          <w:rPr>
            <w:noProof/>
            <w:webHidden/>
          </w:rPr>
          <w:fldChar w:fldCharType="begin"/>
        </w:r>
        <w:r>
          <w:rPr>
            <w:noProof/>
            <w:webHidden/>
          </w:rPr>
          <w:instrText xml:space="preserve"> PAGEREF _Toc196410057 \h </w:instrText>
        </w:r>
        <w:r>
          <w:rPr>
            <w:noProof/>
            <w:webHidden/>
          </w:rPr>
        </w:r>
        <w:r>
          <w:rPr>
            <w:noProof/>
            <w:webHidden/>
          </w:rPr>
          <w:fldChar w:fldCharType="separate"/>
        </w:r>
        <w:r>
          <w:rPr>
            <w:noProof/>
            <w:webHidden/>
          </w:rPr>
          <w:t>50</w:t>
        </w:r>
        <w:r>
          <w:rPr>
            <w:noProof/>
            <w:webHidden/>
          </w:rPr>
          <w:fldChar w:fldCharType="end"/>
        </w:r>
      </w:hyperlink>
    </w:p>
    <w:p w14:paraId="0BCC9417" w14:textId="0F8E73A2"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58" w:history="1">
        <w:r w:rsidRPr="005207ED">
          <w:rPr>
            <w:rStyle w:val="Hiperhivatkozs"/>
            <w:noProof/>
          </w:rPr>
          <w:t>13.1.2.</w:t>
        </w:r>
        <w:r>
          <w:rPr>
            <w:rFonts w:eastAsiaTheme="minorEastAsia"/>
            <w:i w:val="0"/>
            <w:iCs w:val="0"/>
            <w:noProof/>
            <w:sz w:val="22"/>
            <w:szCs w:val="22"/>
            <w:lang w:eastAsia="hu-HU"/>
          </w:rPr>
          <w:tab/>
        </w:r>
        <w:r w:rsidRPr="005207ED">
          <w:rPr>
            <w:rStyle w:val="Hiperhivatkozs"/>
            <w:noProof/>
          </w:rPr>
          <w:t>Vendor osztály</w:t>
        </w:r>
        <w:r>
          <w:rPr>
            <w:noProof/>
            <w:webHidden/>
          </w:rPr>
          <w:tab/>
        </w:r>
        <w:r>
          <w:rPr>
            <w:noProof/>
            <w:webHidden/>
          </w:rPr>
          <w:fldChar w:fldCharType="begin"/>
        </w:r>
        <w:r>
          <w:rPr>
            <w:noProof/>
            <w:webHidden/>
          </w:rPr>
          <w:instrText xml:space="preserve"> PAGEREF _Toc196410058 \h </w:instrText>
        </w:r>
        <w:r>
          <w:rPr>
            <w:noProof/>
            <w:webHidden/>
          </w:rPr>
        </w:r>
        <w:r>
          <w:rPr>
            <w:noProof/>
            <w:webHidden/>
          </w:rPr>
          <w:fldChar w:fldCharType="separate"/>
        </w:r>
        <w:r>
          <w:rPr>
            <w:noProof/>
            <w:webHidden/>
          </w:rPr>
          <w:t>54</w:t>
        </w:r>
        <w:r>
          <w:rPr>
            <w:noProof/>
            <w:webHidden/>
          </w:rPr>
          <w:fldChar w:fldCharType="end"/>
        </w:r>
      </w:hyperlink>
    </w:p>
    <w:p w14:paraId="4259EBEE" w14:textId="252342AD"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59" w:history="1">
        <w:r w:rsidRPr="005207ED">
          <w:rPr>
            <w:rStyle w:val="Hiperhivatkozs"/>
            <w:noProof/>
          </w:rPr>
          <w:t>13.1.3.</w:t>
        </w:r>
        <w:r>
          <w:rPr>
            <w:rFonts w:eastAsiaTheme="minorEastAsia"/>
            <w:i w:val="0"/>
            <w:iCs w:val="0"/>
            <w:noProof/>
            <w:sz w:val="22"/>
            <w:szCs w:val="22"/>
            <w:lang w:eastAsia="hu-HU"/>
          </w:rPr>
          <w:tab/>
        </w:r>
        <w:r w:rsidRPr="005207ED">
          <w:rPr>
            <w:rStyle w:val="Hiperhivatkozs"/>
            <w:noProof/>
          </w:rPr>
          <w:t>Media osztály</w:t>
        </w:r>
        <w:r>
          <w:rPr>
            <w:noProof/>
            <w:webHidden/>
          </w:rPr>
          <w:tab/>
        </w:r>
        <w:r>
          <w:rPr>
            <w:noProof/>
            <w:webHidden/>
          </w:rPr>
          <w:fldChar w:fldCharType="begin"/>
        </w:r>
        <w:r>
          <w:rPr>
            <w:noProof/>
            <w:webHidden/>
          </w:rPr>
          <w:instrText xml:space="preserve"> PAGEREF _Toc196410059 \h </w:instrText>
        </w:r>
        <w:r>
          <w:rPr>
            <w:noProof/>
            <w:webHidden/>
          </w:rPr>
        </w:r>
        <w:r>
          <w:rPr>
            <w:noProof/>
            <w:webHidden/>
          </w:rPr>
          <w:fldChar w:fldCharType="separate"/>
        </w:r>
        <w:r>
          <w:rPr>
            <w:noProof/>
            <w:webHidden/>
          </w:rPr>
          <w:t>55</w:t>
        </w:r>
        <w:r>
          <w:rPr>
            <w:noProof/>
            <w:webHidden/>
          </w:rPr>
          <w:fldChar w:fldCharType="end"/>
        </w:r>
      </w:hyperlink>
    </w:p>
    <w:p w14:paraId="0EBCDE6F" w14:textId="0E72CF5C" w:rsidR="002F3B02" w:rsidRDefault="002F3B02">
      <w:pPr>
        <w:pStyle w:val="TJ2"/>
        <w:tabs>
          <w:tab w:val="left" w:pos="960"/>
          <w:tab w:val="right" w:leader="dot" w:pos="8776"/>
        </w:tabs>
        <w:rPr>
          <w:rFonts w:eastAsiaTheme="minorEastAsia"/>
          <w:smallCaps w:val="0"/>
          <w:noProof/>
          <w:sz w:val="22"/>
          <w:szCs w:val="22"/>
          <w:lang w:eastAsia="hu-HU"/>
        </w:rPr>
      </w:pPr>
      <w:hyperlink w:anchor="_Toc196410060" w:history="1">
        <w:r w:rsidRPr="005207ED">
          <w:rPr>
            <w:rStyle w:val="Hiperhivatkozs"/>
            <w:noProof/>
          </w:rPr>
          <w:t>13.2.</w:t>
        </w:r>
        <w:r>
          <w:rPr>
            <w:rFonts w:eastAsiaTheme="minorEastAsia"/>
            <w:smallCaps w:val="0"/>
            <w:noProof/>
            <w:sz w:val="22"/>
            <w:szCs w:val="22"/>
            <w:lang w:eastAsia="hu-HU"/>
          </w:rPr>
          <w:tab/>
        </w:r>
        <w:r w:rsidRPr="005207ED">
          <w:rPr>
            <w:rStyle w:val="Hiperhivatkozs"/>
            <w:noProof/>
          </w:rPr>
          <w:t>Képernyőképek tervei</w:t>
        </w:r>
        <w:r>
          <w:rPr>
            <w:noProof/>
            <w:webHidden/>
          </w:rPr>
          <w:tab/>
        </w:r>
        <w:r>
          <w:rPr>
            <w:noProof/>
            <w:webHidden/>
          </w:rPr>
          <w:fldChar w:fldCharType="begin"/>
        </w:r>
        <w:r>
          <w:rPr>
            <w:noProof/>
            <w:webHidden/>
          </w:rPr>
          <w:instrText xml:space="preserve"> PAGEREF _Toc196410060 \h </w:instrText>
        </w:r>
        <w:r>
          <w:rPr>
            <w:noProof/>
            <w:webHidden/>
          </w:rPr>
        </w:r>
        <w:r>
          <w:rPr>
            <w:noProof/>
            <w:webHidden/>
          </w:rPr>
          <w:fldChar w:fldCharType="separate"/>
        </w:r>
        <w:r>
          <w:rPr>
            <w:noProof/>
            <w:webHidden/>
          </w:rPr>
          <w:t>57</w:t>
        </w:r>
        <w:r>
          <w:rPr>
            <w:noProof/>
            <w:webHidden/>
          </w:rPr>
          <w:fldChar w:fldCharType="end"/>
        </w:r>
      </w:hyperlink>
    </w:p>
    <w:p w14:paraId="7EADFB0C" w14:textId="56A52B73"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1" w:history="1">
        <w:r w:rsidRPr="005207ED">
          <w:rPr>
            <w:rStyle w:val="Hiperhivatkozs"/>
            <w:noProof/>
          </w:rPr>
          <w:t>13.2.1.</w:t>
        </w:r>
        <w:r>
          <w:rPr>
            <w:rFonts w:eastAsiaTheme="minorEastAsia"/>
            <w:i w:val="0"/>
            <w:iCs w:val="0"/>
            <w:noProof/>
            <w:sz w:val="22"/>
            <w:szCs w:val="22"/>
            <w:lang w:eastAsia="hu-HU"/>
          </w:rPr>
          <w:tab/>
        </w:r>
        <w:r w:rsidRPr="005207ED">
          <w:rPr>
            <w:rStyle w:val="Hiperhivatkozs"/>
            <w:noProof/>
          </w:rPr>
          <w:t>Általános menü</w:t>
        </w:r>
        <w:r>
          <w:rPr>
            <w:noProof/>
            <w:webHidden/>
          </w:rPr>
          <w:tab/>
        </w:r>
        <w:r>
          <w:rPr>
            <w:noProof/>
            <w:webHidden/>
          </w:rPr>
          <w:fldChar w:fldCharType="begin"/>
        </w:r>
        <w:r>
          <w:rPr>
            <w:noProof/>
            <w:webHidden/>
          </w:rPr>
          <w:instrText xml:space="preserve"> PAGEREF _Toc196410061 \h </w:instrText>
        </w:r>
        <w:r>
          <w:rPr>
            <w:noProof/>
            <w:webHidden/>
          </w:rPr>
        </w:r>
        <w:r>
          <w:rPr>
            <w:noProof/>
            <w:webHidden/>
          </w:rPr>
          <w:fldChar w:fldCharType="separate"/>
        </w:r>
        <w:r>
          <w:rPr>
            <w:noProof/>
            <w:webHidden/>
          </w:rPr>
          <w:t>57</w:t>
        </w:r>
        <w:r>
          <w:rPr>
            <w:noProof/>
            <w:webHidden/>
          </w:rPr>
          <w:fldChar w:fldCharType="end"/>
        </w:r>
      </w:hyperlink>
    </w:p>
    <w:p w14:paraId="7384FA6F" w14:textId="4C652A55"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2" w:history="1">
        <w:r w:rsidRPr="005207ED">
          <w:rPr>
            <w:rStyle w:val="Hiperhivatkozs"/>
            <w:noProof/>
          </w:rPr>
          <w:t>13.2.2.</w:t>
        </w:r>
        <w:r>
          <w:rPr>
            <w:rFonts w:eastAsiaTheme="minorEastAsia"/>
            <w:i w:val="0"/>
            <w:iCs w:val="0"/>
            <w:noProof/>
            <w:sz w:val="22"/>
            <w:szCs w:val="22"/>
            <w:lang w:eastAsia="hu-HU"/>
          </w:rPr>
          <w:tab/>
        </w:r>
        <w:r w:rsidRPr="005207ED">
          <w:rPr>
            <w:rStyle w:val="Hiperhivatkozs"/>
            <w:noProof/>
          </w:rPr>
          <w:t>Bejelentkező képernyő</w:t>
        </w:r>
        <w:r>
          <w:rPr>
            <w:noProof/>
            <w:webHidden/>
          </w:rPr>
          <w:tab/>
        </w:r>
        <w:r>
          <w:rPr>
            <w:noProof/>
            <w:webHidden/>
          </w:rPr>
          <w:fldChar w:fldCharType="begin"/>
        </w:r>
        <w:r>
          <w:rPr>
            <w:noProof/>
            <w:webHidden/>
          </w:rPr>
          <w:instrText xml:space="preserve"> PAGEREF _Toc196410062 \h </w:instrText>
        </w:r>
        <w:r>
          <w:rPr>
            <w:noProof/>
            <w:webHidden/>
          </w:rPr>
        </w:r>
        <w:r>
          <w:rPr>
            <w:noProof/>
            <w:webHidden/>
          </w:rPr>
          <w:fldChar w:fldCharType="separate"/>
        </w:r>
        <w:r>
          <w:rPr>
            <w:noProof/>
            <w:webHidden/>
          </w:rPr>
          <w:t>58</w:t>
        </w:r>
        <w:r>
          <w:rPr>
            <w:noProof/>
            <w:webHidden/>
          </w:rPr>
          <w:fldChar w:fldCharType="end"/>
        </w:r>
      </w:hyperlink>
    </w:p>
    <w:p w14:paraId="4F8876EC" w14:textId="64C99314"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3" w:history="1">
        <w:r w:rsidRPr="005207ED">
          <w:rPr>
            <w:rStyle w:val="Hiperhivatkozs"/>
            <w:noProof/>
          </w:rPr>
          <w:t>13.2.3.</w:t>
        </w:r>
        <w:r>
          <w:rPr>
            <w:rFonts w:eastAsiaTheme="minorEastAsia"/>
            <w:i w:val="0"/>
            <w:iCs w:val="0"/>
            <w:noProof/>
            <w:sz w:val="22"/>
            <w:szCs w:val="22"/>
            <w:lang w:eastAsia="hu-HU"/>
          </w:rPr>
          <w:tab/>
        </w:r>
        <w:r w:rsidRPr="005207ED">
          <w:rPr>
            <w:rStyle w:val="Hiperhivatkozs"/>
            <w:noProof/>
          </w:rPr>
          <w:t>Cégbemutató oldal</w:t>
        </w:r>
        <w:r>
          <w:rPr>
            <w:noProof/>
            <w:webHidden/>
          </w:rPr>
          <w:tab/>
        </w:r>
        <w:r>
          <w:rPr>
            <w:noProof/>
            <w:webHidden/>
          </w:rPr>
          <w:fldChar w:fldCharType="begin"/>
        </w:r>
        <w:r>
          <w:rPr>
            <w:noProof/>
            <w:webHidden/>
          </w:rPr>
          <w:instrText xml:space="preserve"> PAGEREF _Toc196410063 \h </w:instrText>
        </w:r>
        <w:r>
          <w:rPr>
            <w:noProof/>
            <w:webHidden/>
          </w:rPr>
        </w:r>
        <w:r>
          <w:rPr>
            <w:noProof/>
            <w:webHidden/>
          </w:rPr>
          <w:fldChar w:fldCharType="separate"/>
        </w:r>
        <w:r>
          <w:rPr>
            <w:noProof/>
            <w:webHidden/>
          </w:rPr>
          <w:t>59</w:t>
        </w:r>
        <w:r>
          <w:rPr>
            <w:noProof/>
            <w:webHidden/>
          </w:rPr>
          <w:fldChar w:fldCharType="end"/>
        </w:r>
      </w:hyperlink>
    </w:p>
    <w:p w14:paraId="41472CA7" w14:textId="4F097644"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4" w:history="1">
        <w:r w:rsidRPr="005207ED">
          <w:rPr>
            <w:rStyle w:val="Hiperhivatkozs"/>
            <w:noProof/>
          </w:rPr>
          <w:t>13.2.4.</w:t>
        </w:r>
        <w:r>
          <w:rPr>
            <w:rFonts w:eastAsiaTheme="minorEastAsia"/>
            <w:i w:val="0"/>
            <w:iCs w:val="0"/>
            <w:noProof/>
            <w:sz w:val="22"/>
            <w:szCs w:val="22"/>
            <w:lang w:eastAsia="hu-HU"/>
          </w:rPr>
          <w:tab/>
        </w:r>
        <w:r w:rsidRPr="005207ED">
          <w:rPr>
            <w:rStyle w:val="Hiperhivatkozs"/>
            <w:noProof/>
          </w:rPr>
          <w:t>Vezérlőpult oldal</w:t>
        </w:r>
        <w:r>
          <w:rPr>
            <w:noProof/>
            <w:webHidden/>
          </w:rPr>
          <w:tab/>
        </w:r>
        <w:r>
          <w:rPr>
            <w:noProof/>
            <w:webHidden/>
          </w:rPr>
          <w:fldChar w:fldCharType="begin"/>
        </w:r>
        <w:r>
          <w:rPr>
            <w:noProof/>
            <w:webHidden/>
          </w:rPr>
          <w:instrText xml:space="preserve"> PAGEREF _Toc196410064 \h </w:instrText>
        </w:r>
        <w:r>
          <w:rPr>
            <w:noProof/>
            <w:webHidden/>
          </w:rPr>
        </w:r>
        <w:r>
          <w:rPr>
            <w:noProof/>
            <w:webHidden/>
          </w:rPr>
          <w:fldChar w:fldCharType="separate"/>
        </w:r>
        <w:r>
          <w:rPr>
            <w:noProof/>
            <w:webHidden/>
          </w:rPr>
          <w:t>59</w:t>
        </w:r>
        <w:r>
          <w:rPr>
            <w:noProof/>
            <w:webHidden/>
          </w:rPr>
          <w:fldChar w:fldCharType="end"/>
        </w:r>
      </w:hyperlink>
    </w:p>
    <w:p w14:paraId="6288D23D" w14:textId="1084B4BC"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5" w:history="1">
        <w:r w:rsidRPr="005207ED">
          <w:rPr>
            <w:rStyle w:val="Hiperhivatkozs"/>
            <w:noProof/>
          </w:rPr>
          <w:t>13.2.5.</w:t>
        </w:r>
        <w:r>
          <w:rPr>
            <w:rFonts w:eastAsiaTheme="minorEastAsia"/>
            <w:i w:val="0"/>
            <w:iCs w:val="0"/>
            <w:noProof/>
            <w:sz w:val="22"/>
            <w:szCs w:val="22"/>
            <w:lang w:eastAsia="hu-HU"/>
          </w:rPr>
          <w:tab/>
        </w:r>
        <w:r w:rsidRPr="005207ED">
          <w:rPr>
            <w:rStyle w:val="Hiperhivatkozs"/>
            <w:noProof/>
          </w:rPr>
          <w:t>Elemek listája oldal</w:t>
        </w:r>
        <w:r>
          <w:rPr>
            <w:noProof/>
            <w:webHidden/>
          </w:rPr>
          <w:tab/>
        </w:r>
        <w:r>
          <w:rPr>
            <w:noProof/>
            <w:webHidden/>
          </w:rPr>
          <w:fldChar w:fldCharType="begin"/>
        </w:r>
        <w:r>
          <w:rPr>
            <w:noProof/>
            <w:webHidden/>
          </w:rPr>
          <w:instrText xml:space="preserve"> PAGEREF _Toc196410065 \h </w:instrText>
        </w:r>
        <w:r>
          <w:rPr>
            <w:noProof/>
            <w:webHidden/>
          </w:rPr>
        </w:r>
        <w:r>
          <w:rPr>
            <w:noProof/>
            <w:webHidden/>
          </w:rPr>
          <w:fldChar w:fldCharType="separate"/>
        </w:r>
        <w:r>
          <w:rPr>
            <w:noProof/>
            <w:webHidden/>
          </w:rPr>
          <w:t>60</w:t>
        </w:r>
        <w:r>
          <w:rPr>
            <w:noProof/>
            <w:webHidden/>
          </w:rPr>
          <w:fldChar w:fldCharType="end"/>
        </w:r>
      </w:hyperlink>
    </w:p>
    <w:p w14:paraId="35F66A9E" w14:textId="52E80410"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6" w:history="1">
        <w:r w:rsidRPr="005207ED">
          <w:rPr>
            <w:rStyle w:val="Hiperhivatkozs"/>
            <w:noProof/>
          </w:rPr>
          <w:t>13.2.6.</w:t>
        </w:r>
        <w:r>
          <w:rPr>
            <w:rFonts w:eastAsiaTheme="minorEastAsia"/>
            <w:i w:val="0"/>
            <w:iCs w:val="0"/>
            <w:noProof/>
            <w:sz w:val="22"/>
            <w:szCs w:val="22"/>
            <w:lang w:eastAsia="hu-HU"/>
          </w:rPr>
          <w:tab/>
        </w:r>
        <w:r w:rsidRPr="005207ED">
          <w:rPr>
            <w:rStyle w:val="Hiperhivatkozs"/>
            <w:noProof/>
          </w:rPr>
          <w:t>Új elem hozzáadása felugró ablak</w:t>
        </w:r>
        <w:r>
          <w:rPr>
            <w:noProof/>
            <w:webHidden/>
          </w:rPr>
          <w:tab/>
        </w:r>
        <w:r>
          <w:rPr>
            <w:noProof/>
            <w:webHidden/>
          </w:rPr>
          <w:fldChar w:fldCharType="begin"/>
        </w:r>
        <w:r>
          <w:rPr>
            <w:noProof/>
            <w:webHidden/>
          </w:rPr>
          <w:instrText xml:space="preserve"> PAGEREF _Toc196410066 \h </w:instrText>
        </w:r>
        <w:r>
          <w:rPr>
            <w:noProof/>
            <w:webHidden/>
          </w:rPr>
        </w:r>
        <w:r>
          <w:rPr>
            <w:noProof/>
            <w:webHidden/>
          </w:rPr>
          <w:fldChar w:fldCharType="separate"/>
        </w:r>
        <w:r>
          <w:rPr>
            <w:noProof/>
            <w:webHidden/>
          </w:rPr>
          <w:t>60</w:t>
        </w:r>
        <w:r>
          <w:rPr>
            <w:noProof/>
            <w:webHidden/>
          </w:rPr>
          <w:fldChar w:fldCharType="end"/>
        </w:r>
      </w:hyperlink>
    </w:p>
    <w:p w14:paraId="4964FDEC" w14:textId="43368186"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7" w:history="1">
        <w:r w:rsidRPr="005207ED">
          <w:rPr>
            <w:rStyle w:val="Hiperhivatkozs"/>
            <w:noProof/>
          </w:rPr>
          <w:t>13.2.7.</w:t>
        </w:r>
        <w:r>
          <w:rPr>
            <w:rFonts w:eastAsiaTheme="minorEastAsia"/>
            <w:i w:val="0"/>
            <w:iCs w:val="0"/>
            <w:noProof/>
            <w:sz w:val="22"/>
            <w:szCs w:val="22"/>
            <w:lang w:eastAsia="hu-HU"/>
          </w:rPr>
          <w:tab/>
        </w:r>
        <w:r w:rsidRPr="005207ED">
          <w:rPr>
            <w:rStyle w:val="Hiperhivatkozs"/>
            <w:noProof/>
          </w:rPr>
          <w:t>Elem részletei oldal</w:t>
        </w:r>
        <w:r>
          <w:rPr>
            <w:noProof/>
            <w:webHidden/>
          </w:rPr>
          <w:tab/>
        </w:r>
        <w:r>
          <w:rPr>
            <w:noProof/>
            <w:webHidden/>
          </w:rPr>
          <w:fldChar w:fldCharType="begin"/>
        </w:r>
        <w:r>
          <w:rPr>
            <w:noProof/>
            <w:webHidden/>
          </w:rPr>
          <w:instrText xml:space="preserve"> PAGEREF _Toc196410067 \h </w:instrText>
        </w:r>
        <w:r>
          <w:rPr>
            <w:noProof/>
            <w:webHidden/>
          </w:rPr>
        </w:r>
        <w:r>
          <w:rPr>
            <w:noProof/>
            <w:webHidden/>
          </w:rPr>
          <w:fldChar w:fldCharType="separate"/>
        </w:r>
        <w:r>
          <w:rPr>
            <w:noProof/>
            <w:webHidden/>
          </w:rPr>
          <w:t>61</w:t>
        </w:r>
        <w:r>
          <w:rPr>
            <w:noProof/>
            <w:webHidden/>
          </w:rPr>
          <w:fldChar w:fldCharType="end"/>
        </w:r>
      </w:hyperlink>
    </w:p>
    <w:p w14:paraId="426E2E5C" w14:textId="662B08FD"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8" w:history="1">
        <w:r w:rsidRPr="005207ED">
          <w:rPr>
            <w:rStyle w:val="Hiperhivatkozs"/>
            <w:noProof/>
          </w:rPr>
          <w:t>13.2.8.</w:t>
        </w:r>
        <w:r>
          <w:rPr>
            <w:rFonts w:eastAsiaTheme="minorEastAsia"/>
            <w:i w:val="0"/>
            <w:iCs w:val="0"/>
            <w:noProof/>
            <w:sz w:val="22"/>
            <w:szCs w:val="22"/>
            <w:lang w:eastAsia="hu-HU"/>
          </w:rPr>
          <w:tab/>
        </w:r>
        <w:r w:rsidRPr="005207ED">
          <w:rPr>
            <w:rStyle w:val="Hiperhivatkozs"/>
            <w:noProof/>
          </w:rPr>
          <w:t>Elemek részletei oldal / Media oldal</w:t>
        </w:r>
        <w:r>
          <w:rPr>
            <w:noProof/>
            <w:webHidden/>
          </w:rPr>
          <w:tab/>
        </w:r>
        <w:r>
          <w:rPr>
            <w:noProof/>
            <w:webHidden/>
          </w:rPr>
          <w:fldChar w:fldCharType="begin"/>
        </w:r>
        <w:r>
          <w:rPr>
            <w:noProof/>
            <w:webHidden/>
          </w:rPr>
          <w:instrText xml:space="preserve"> PAGEREF _Toc196410068 \h </w:instrText>
        </w:r>
        <w:r>
          <w:rPr>
            <w:noProof/>
            <w:webHidden/>
          </w:rPr>
        </w:r>
        <w:r>
          <w:rPr>
            <w:noProof/>
            <w:webHidden/>
          </w:rPr>
          <w:fldChar w:fldCharType="separate"/>
        </w:r>
        <w:r>
          <w:rPr>
            <w:noProof/>
            <w:webHidden/>
          </w:rPr>
          <w:t>63</w:t>
        </w:r>
        <w:r>
          <w:rPr>
            <w:noProof/>
            <w:webHidden/>
          </w:rPr>
          <w:fldChar w:fldCharType="end"/>
        </w:r>
      </w:hyperlink>
    </w:p>
    <w:p w14:paraId="17F56148" w14:textId="28C18668"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69" w:history="1">
        <w:r w:rsidRPr="005207ED">
          <w:rPr>
            <w:rStyle w:val="Hiperhivatkozs"/>
            <w:noProof/>
          </w:rPr>
          <w:t>13.2.9.</w:t>
        </w:r>
        <w:r>
          <w:rPr>
            <w:rFonts w:eastAsiaTheme="minorEastAsia"/>
            <w:i w:val="0"/>
            <w:iCs w:val="0"/>
            <w:noProof/>
            <w:sz w:val="22"/>
            <w:szCs w:val="22"/>
            <w:lang w:eastAsia="hu-HU"/>
          </w:rPr>
          <w:tab/>
        </w:r>
        <w:r w:rsidRPr="005207ED">
          <w:rPr>
            <w:rStyle w:val="Hiperhivatkozs"/>
            <w:noProof/>
          </w:rPr>
          <w:t>Elemek részletei oldal / Ikon beállítása</w:t>
        </w:r>
        <w:r>
          <w:rPr>
            <w:noProof/>
            <w:webHidden/>
          </w:rPr>
          <w:tab/>
        </w:r>
        <w:r>
          <w:rPr>
            <w:noProof/>
            <w:webHidden/>
          </w:rPr>
          <w:fldChar w:fldCharType="begin"/>
        </w:r>
        <w:r>
          <w:rPr>
            <w:noProof/>
            <w:webHidden/>
          </w:rPr>
          <w:instrText xml:space="preserve"> PAGEREF _Toc196410069 \h </w:instrText>
        </w:r>
        <w:r>
          <w:rPr>
            <w:noProof/>
            <w:webHidden/>
          </w:rPr>
        </w:r>
        <w:r>
          <w:rPr>
            <w:noProof/>
            <w:webHidden/>
          </w:rPr>
          <w:fldChar w:fldCharType="separate"/>
        </w:r>
        <w:r>
          <w:rPr>
            <w:noProof/>
            <w:webHidden/>
          </w:rPr>
          <w:t>64</w:t>
        </w:r>
        <w:r>
          <w:rPr>
            <w:noProof/>
            <w:webHidden/>
          </w:rPr>
          <w:fldChar w:fldCharType="end"/>
        </w:r>
      </w:hyperlink>
    </w:p>
    <w:p w14:paraId="3BA1C32D" w14:textId="593659D7"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0" w:history="1">
        <w:r w:rsidRPr="005207ED">
          <w:rPr>
            <w:rStyle w:val="Hiperhivatkozs"/>
            <w:noProof/>
          </w:rPr>
          <w:t>13.2.10.</w:t>
        </w:r>
        <w:r>
          <w:rPr>
            <w:rFonts w:eastAsiaTheme="minorEastAsia"/>
            <w:i w:val="0"/>
            <w:iCs w:val="0"/>
            <w:noProof/>
            <w:sz w:val="22"/>
            <w:szCs w:val="22"/>
            <w:lang w:eastAsia="hu-HU"/>
          </w:rPr>
          <w:tab/>
        </w:r>
        <w:r w:rsidRPr="005207ED">
          <w:rPr>
            <w:rStyle w:val="Hiperhivatkozs"/>
            <w:noProof/>
          </w:rPr>
          <w:t>Elemek részletei oldal / Beszerzési lehetőségek aloldal</w:t>
        </w:r>
        <w:r>
          <w:rPr>
            <w:noProof/>
            <w:webHidden/>
          </w:rPr>
          <w:tab/>
        </w:r>
        <w:r>
          <w:rPr>
            <w:noProof/>
            <w:webHidden/>
          </w:rPr>
          <w:fldChar w:fldCharType="begin"/>
        </w:r>
        <w:r>
          <w:rPr>
            <w:noProof/>
            <w:webHidden/>
          </w:rPr>
          <w:instrText xml:space="preserve"> PAGEREF _Toc196410070 \h </w:instrText>
        </w:r>
        <w:r>
          <w:rPr>
            <w:noProof/>
            <w:webHidden/>
          </w:rPr>
        </w:r>
        <w:r>
          <w:rPr>
            <w:noProof/>
            <w:webHidden/>
          </w:rPr>
          <w:fldChar w:fldCharType="separate"/>
        </w:r>
        <w:r>
          <w:rPr>
            <w:noProof/>
            <w:webHidden/>
          </w:rPr>
          <w:t>65</w:t>
        </w:r>
        <w:r>
          <w:rPr>
            <w:noProof/>
            <w:webHidden/>
          </w:rPr>
          <w:fldChar w:fldCharType="end"/>
        </w:r>
      </w:hyperlink>
    </w:p>
    <w:p w14:paraId="47C95BC8" w14:textId="58D978B0"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1" w:history="1">
        <w:r w:rsidRPr="005207ED">
          <w:rPr>
            <w:rStyle w:val="Hiperhivatkozs"/>
            <w:noProof/>
          </w:rPr>
          <w:t>13.2.11.</w:t>
        </w:r>
        <w:r>
          <w:rPr>
            <w:rFonts w:eastAsiaTheme="minorEastAsia"/>
            <w:i w:val="0"/>
            <w:iCs w:val="0"/>
            <w:noProof/>
            <w:sz w:val="22"/>
            <w:szCs w:val="22"/>
            <w:lang w:eastAsia="hu-HU"/>
          </w:rPr>
          <w:tab/>
        </w:r>
        <w:r w:rsidRPr="005207ED">
          <w:rPr>
            <w:rStyle w:val="Hiperhivatkozs"/>
            <w:noProof/>
          </w:rPr>
          <w:t>Elemek részletei oldal / Beszerzési lehetőségek aloldal / Felugró ablak</w:t>
        </w:r>
        <w:r>
          <w:rPr>
            <w:noProof/>
            <w:webHidden/>
          </w:rPr>
          <w:tab/>
        </w:r>
        <w:r>
          <w:rPr>
            <w:noProof/>
            <w:webHidden/>
          </w:rPr>
          <w:fldChar w:fldCharType="begin"/>
        </w:r>
        <w:r>
          <w:rPr>
            <w:noProof/>
            <w:webHidden/>
          </w:rPr>
          <w:instrText xml:space="preserve"> PAGEREF _Toc196410071 \h </w:instrText>
        </w:r>
        <w:r>
          <w:rPr>
            <w:noProof/>
            <w:webHidden/>
          </w:rPr>
        </w:r>
        <w:r>
          <w:rPr>
            <w:noProof/>
            <w:webHidden/>
          </w:rPr>
          <w:fldChar w:fldCharType="separate"/>
        </w:r>
        <w:r>
          <w:rPr>
            <w:noProof/>
            <w:webHidden/>
          </w:rPr>
          <w:t>66</w:t>
        </w:r>
        <w:r>
          <w:rPr>
            <w:noProof/>
            <w:webHidden/>
          </w:rPr>
          <w:fldChar w:fldCharType="end"/>
        </w:r>
      </w:hyperlink>
    </w:p>
    <w:p w14:paraId="12D2D79C" w14:textId="408D6B51"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2" w:history="1">
        <w:r w:rsidRPr="005207ED">
          <w:rPr>
            <w:rStyle w:val="Hiperhivatkozs"/>
            <w:noProof/>
          </w:rPr>
          <w:t>13.2.12.</w:t>
        </w:r>
        <w:r>
          <w:rPr>
            <w:rFonts w:eastAsiaTheme="minorEastAsia"/>
            <w:i w:val="0"/>
            <w:iCs w:val="0"/>
            <w:noProof/>
            <w:sz w:val="22"/>
            <w:szCs w:val="22"/>
            <w:lang w:eastAsia="hu-HU"/>
          </w:rPr>
          <w:tab/>
        </w:r>
        <w:r w:rsidRPr="005207ED">
          <w:rPr>
            <w:rStyle w:val="Hiperhivatkozs"/>
            <w:noProof/>
          </w:rPr>
          <w:t>Elemek részletei oldal / Tartalmaz lista</w:t>
        </w:r>
        <w:r>
          <w:rPr>
            <w:noProof/>
            <w:webHidden/>
          </w:rPr>
          <w:tab/>
        </w:r>
        <w:r>
          <w:rPr>
            <w:noProof/>
            <w:webHidden/>
          </w:rPr>
          <w:fldChar w:fldCharType="begin"/>
        </w:r>
        <w:r>
          <w:rPr>
            <w:noProof/>
            <w:webHidden/>
          </w:rPr>
          <w:instrText xml:space="preserve"> PAGEREF _Toc196410072 \h </w:instrText>
        </w:r>
        <w:r>
          <w:rPr>
            <w:noProof/>
            <w:webHidden/>
          </w:rPr>
        </w:r>
        <w:r>
          <w:rPr>
            <w:noProof/>
            <w:webHidden/>
          </w:rPr>
          <w:fldChar w:fldCharType="separate"/>
        </w:r>
        <w:r>
          <w:rPr>
            <w:noProof/>
            <w:webHidden/>
          </w:rPr>
          <w:t>67</w:t>
        </w:r>
        <w:r>
          <w:rPr>
            <w:noProof/>
            <w:webHidden/>
          </w:rPr>
          <w:fldChar w:fldCharType="end"/>
        </w:r>
      </w:hyperlink>
    </w:p>
    <w:p w14:paraId="3DA627E1" w14:textId="417E38D2"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3" w:history="1">
        <w:r w:rsidRPr="005207ED">
          <w:rPr>
            <w:rStyle w:val="Hiperhivatkozs"/>
            <w:noProof/>
          </w:rPr>
          <w:t>13.2.13.</w:t>
        </w:r>
        <w:r>
          <w:rPr>
            <w:rFonts w:eastAsiaTheme="minorEastAsia"/>
            <w:i w:val="0"/>
            <w:iCs w:val="0"/>
            <w:noProof/>
            <w:sz w:val="22"/>
            <w:szCs w:val="22"/>
            <w:lang w:eastAsia="hu-HU"/>
          </w:rPr>
          <w:tab/>
        </w:r>
        <w:r w:rsidRPr="005207ED">
          <w:rPr>
            <w:rStyle w:val="Hiperhivatkozs"/>
            <w:noProof/>
          </w:rPr>
          <w:t>Elemek részletei oldal / Tartalmaz lista / Új elem hozzáadása</w:t>
        </w:r>
        <w:r>
          <w:rPr>
            <w:noProof/>
            <w:webHidden/>
          </w:rPr>
          <w:tab/>
        </w:r>
        <w:r>
          <w:rPr>
            <w:noProof/>
            <w:webHidden/>
          </w:rPr>
          <w:fldChar w:fldCharType="begin"/>
        </w:r>
        <w:r>
          <w:rPr>
            <w:noProof/>
            <w:webHidden/>
          </w:rPr>
          <w:instrText xml:space="preserve"> PAGEREF _Toc196410073 \h </w:instrText>
        </w:r>
        <w:r>
          <w:rPr>
            <w:noProof/>
            <w:webHidden/>
          </w:rPr>
        </w:r>
        <w:r>
          <w:rPr>
            <w:noProof/>
            <w:webHidden/>
          </w:rPr>
          <w:fldChar w:fldCharType="separate"/>
        </w:r>
        <w:r>
          <w:rPr>
            <w:noProof/>
            <w:webHidden/>
          </w:rPr>
          <w:t>68</w:t>
        </w:r>
        <w:r>
          <w:rPr>
            <w:noProof/>
            <w:webHidden/>
          </w:rPr>
          <w:fldChar w:fldCharType="end"/>
        </w:r>
      </w:hyperlink>
    </w:p>
    <w:p w14:paraId="2A54C306" w14:textId="00AC8799"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4" w:history="1">
        <w:r w:rsidRPr="005207ED">
          <w:rPr>
            <w:rStyle w:val="Hiperhivatkozs"/>
            <w:noProof/>
          </w:rPr>
          <w:t>13.2.14.</w:t>
        </w:r>
        <w:r>
          <w:rPr>
            <w:rFonts w:eastAsiaTheme="minorEastAsia"/>
            <w:i w:val="0"/>
            <w:iCs w:val="0"/>
            <w:noProof/>
            <w:sz w:val="22"/>
            <w:szCs w:val="22"/>
            <w:lang w:eastAsia="hu-HU"/>
          </w:rPr>
          <w:tab/>
        </w:r>
        <w:r w:rsidRPr="005207ED">
          <w:rPr>
            <w:rStyle w:val="Hiperhivatkozs"/>
            <w:noProof/>
          </w:rPr>
          <w:t>Elemek részletei oldal / BOM lista aloldal</w:t>
        </w:r>
        <w:r>
          <w:rPr>
            <w:noProof/>
            <w:webHidden/>
          </w:rPr>
          <w:tab/>
        </w:r>
        <w:r>
          <w:rPr>
            <w:noProof/>
            <w:webHidden/>
          </w:rPr>
          <w:fldChar w:fldCharType="begin"/>
        </w:r>
        <w:r>
          <w:rPr>
            <w:noProof/>
            <w:webHidden/>
          </w:rPr>
          <w:instrText xml:space="preserve"> PAGEREF _Toc196410074 \h </w:instrText>
        </w:r>
        <w:r>
          <w:rPr>
            <w:noProof/>
            <w:webHidden/>
          </w:rPr>
        </w:r>
        <w:r>
          <w:rPr>
            <w:noProof/>
            <w:webHidden/>
          </w:rPr>
          <w:fldChar w:fldCharType="separate"/>
        </w:r>
        <w:r>
          <w:rPr>
            <w:noProof/>
            <w:webHidden/>
          </w:rPr>
          <w:t>69</w:t>
        </w:r>
        <w:r>
          <w:rPr>
            <w:noProof/>
            <w:webHidden/>
          </w:rPr>
          <w:fldChar w:fldCharType="end"/>
        </w:r>
      </w:hyperlink>
    </w:p>
    <w:p w14:paraId="10CA8052" w14:textId="5CA82165"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5" w:history="1">
        <w:r w:rsidRPr="005207ED">
          <w:rPr>
            <w:rStyle w:val="Hiperhivatkozs"/>
            <w:noProof/>
          </w:rPr>
          <w:t>13.2.15.</w:t>
        </w:r>
        <w:r>
          <w:rPr>
            <w:rFonts w:eastAsiaTheme="minorEastAsia"/>
            <w:i w:val="0"/>
            <w:iCs w:val="0"/>
            <w:noProof/>
            <w:sz w:val="22"/>
            <w:szCs w:val="22"/>
            <w:lang w:eastAsia="hu-HU"/>
          </w:rPr>
          <w:tab/>
        </w:r>
        <w:r w:rsidRPr="005207ED">
          <w:rPr>
            <w:rStyle w:val="Hiperhivatkozs"/>
            <w:noProof/>
          </w:rPr>
          <w:t>Elemek részletei oldal / Fa nézet aloldal</w:t>
        </w:r>
        <w:r>
          <w:rPr>
            <w:noProof/>
            <w:webHidden/>
          </w:rPr>
          <w:tab/>
        </w:r>
        <w:r>
          <w:rPr>
            <w:noProof/>
            <w:webHidden/>
          </w:rPr>
          <w:fldChar w:fldCharType="begin"/>
        </w:r>
        <w:r>
          <w:rPr>
            <w:noProof/>
            <w:webHidden/>
          </w:rPr>
          <w:instrText xml:space="preserve"> PAGEREF _Toc196410075 \h </w:instrText>
        </w:r>
        <w:r>
          <w:rPr>
            <w:noProof/>
            <w:webHidden/>
          </w:rPr>
        </w:r>
        <w:r>
          <w:rPr>
            <w:noProof/>
            <w:webHidden/>
          </w:rPr>
          <w:fldChar w:fldCharType="separate"/>
        </w:r>
        <w:r>
          <w:rPr>
            <w:noProof/>
            <w:webHidden/>
          </w:rPr>
          <w:t>69</w:t>
        </w:r>
        <w:r>
          <w:rPr>
            <w:noProof/>
            <w:webHidden/>
          </w:rPr>
          <w:fldChar w:fldCharType="end"/>
        </w:r>
      </w:hyperlink>
    </w:p>
    <w:p w14:paraId="43A973AD" w14:textId="4529EF57"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6" w:history="1">
        <w:r w:rsidRPr="005207ED">
          <w:rPr>
            <w:rStyle w:val="Hiperhivatkozs"/>
            <w:noProof/>
          </w:rPr>
          <w:t>13.2.16.</w:t>
        </w:r>
        <w:r>
          <w:rPr>
            <w:rFonts w:eastAsiaTheme="minorEastAsia"/>
            <w:i w:val="0"/>
            <w:iCs w:val="0"/>
            <w:noProof/>
            <w:sz w:val="22"/>
            <w:szCs w:val="22"/>
            <w:lang w:eastAsia="hu-HU"/>
          </w:rPr>
          <w:tab/>
        </w:r>
        <w:r w:rsidRPr="005207ED">
          <w:rPr>
            <w:rStyle w:val="Hiperhivatkozs"/>
            <w:noProof/>
          </w:rPr>
          <w:t>Elemek részletei oldal / Ár aloldal</w:t>
        </w:r>
        <w:r>
          <w:rPr>
            <w:noProof/>
            <w:webHidden/>
          </w:rPr>
          <w:tab/>
        </w:r>
        <w:r>
          <w:rPr>
            <w:noProof/>
            <w:webHidden/>
          </w:rPr>
          <w:fldChar w:fldCharType="begin"/>
        </w:r>
        <w:r>
          <w:rPr>
            <w:noProof/>
            <w:webHidden/>
          </w:rPr>
          <w:instrText xml:space="preserve"> PAGEREF _Toc196410076 \h </w:instrText>
        </w:r>
        <w:r>
          <w:rPr>
            <w:noProof/>
            <w:webHidden/>
          </w:rPr>
        </w:r>
        <w:r>
          <w:rPr>
            <w:noProof/>
            <w:webHidden/>
          </w:rPr>
          <w:fldChar w:fldCharType="separate"/>
        </w:r>
        <w:r>
          <w:rPr>
            <w:noProof/>
            <w:webHidden/>
          </w:rPr>
          <w:t>70</w:t>
        </w:r>
        <w:r>
          <w:rPr>
            <w:noProof/>
            <w:webHidden/>
          </w:rPr>
          <w:fldChar w:fldCharType="end"/>
        </w:r>
      </w:hyperlink>
    </w:p>
    <w:p w14:paraId="56C77BED" w14:textId="26EA9979"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7" w:history="1">
        <w:r w:rsidRPr="005207ED">
          <w:rPr>
            <w:rStyle w:val="Hiperhivatkozs"/>
            <w:noProof/>
          </w:rPr>
          <w:t>13.2.17.</w:t>
        </w:r>
        <w:r>
          <w:rPr>
            <w:rFonts w:eastAsiaTheme="minorEastAsia"/>
            <w:i w:val="0"/>
            <w:iCs w:val="0"/>
            <w:noProof/>
            <w:sz w:val="22"/>
            <w:szCs w:val="22"/>
            <w:lang w:eastAsia="hu-HU"/>
          </w:rPr>
          <w:tab/>
        </w:r>
        <w:r w:rsidRPr="005207ED">
          <w:rPr>
            <w:rStyle w:val="Hiperhivatkozs"/>
            <w:noProof/>
          </w:rPr>
          <w:t>Média oldal</w:t>
        </w:r>
        <w:r>
          <w:rPr>
            <w:noProof/>
            <w:webHidden/>
          </w:rPr>
          <w:tab/>
        </w:r>
        <w:r>
          <w:rPr>
            <w:noProof/>
            <w:webHidden/>
          </w:rPr>
          <w:fldChar w:fldCharType="begin"/>
        </w:r>
        <w:r>
          <w:rPr>
            <w:noProof/>
            <w:webHidden/>
          </w:rPr>
          <w:instrText xml:space="preserve"> PAGEREF _Toc196410077 \h </w:instrText>
        </w:r>
        <w:r>
          <w:rPr>
            <w:noProof/>
            <w:webHidden/>
          </w:rPr>
        </w:r>
        <w:r>
          <w:rPr>
            <w:noProof/>
            <w:webHidden/>
          </w:rPr>
          <w:fldChar w:fldCharType="separate"/>
        </w:r>
        <w:r>
          <w:rPr>
            <w:noProof/>
            <w:webHidden/>
          </w:rPr>
          <w:t>70</w:t>
        </w:r>
        <w:r>
          <w:rPr>
            <w:noProof/>
            <w:webHidden/>
          </w:rPr>
          <w:fldChar w:fldCharType="end"/>
        </w:r>
      </w:hyperlink>
    </w:p>
    <w:p w14:paraId="3DEA2943" w14:textId="0F2AA54A"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8" w:history="1">
        <w:r w:rsidRPr="005207ED">
          <w:rPr>
            <w:rStyle w:val="Hiperhivatkozs"/>
            <w:noProof/>
          </w:rPr>
          <w:t>13.2.18.</w:t>
        </w:r>
        <w:r>
          <w:rPr>
            <w:rFonts w:eastAsiaTheme="minorEastAsia"/>
            <w:i w:val="0"/>
            <w:iCs w:val="0"/>
            <w:noProof/>
            <w:sz w:val="22"/>
            <w:szCs w:val="22"/>
            <w:lang w:eastAsia="hu-HU"/>
          </w:rPr>
          <w:tab/>
        </w:r>
        <w:r w:rsidRPr="005207ED">
          <w:rPr>
            <w:rStyle w:val="Hiperhivatkozs"/>
            <w:noProof/>
          </w:rPr>
          <w:t>Beszállítói oldal</w:t>
        </w:r>
        <w:r>
          <w:rPr>
            <w:noProof/>
            <w:webHidden/>
          </w:rPr>
          <w:tab/>
        </w:r>
        <w:r>
          <w:rPr>
            <w:noProof/>
            <w:webHidden/>
          </w:rPr>
          <w:fldChar w:fldCharType="begin"/>
        </w:r>
        <w:r>
          <w:rPr>
            <w:noProof/>
            <w:webHidden/>
          </w:rPr>
          <w:instrText xml:space="preserve"> PAGEREF _Toc196410078 \h </w:instrText>
        </w:r>
        <w:r>
          <w:rPr>
            <w:noProof/>
            <w:webHidden/>
          </w:rPr>
        </w:r>
        <w:r>
          <w:rPr>
            <w:noProof/>
            <w:webHidden/>
          </w:rPr>
          <w:fldChar w:fldCharType="separate"/>
        </w:r>
        <w:r>
          <w:rPr>
            <w:noProof/>
            <w:webHidden/>
          </w:rPr>
          <w:t>71</w:t>
        </w:r>
        <w:r>
          <w:rPr>
            <w:noProof/>
            <w:webHidden/>
          </w:rPr>
          <w:fldChar w:fldCharType="end"/>
        </w:r>
      </w:hyperlink>
    </w:p>
    <w:p w14:paraId="5B3DB3F9" w14:textId="20B72DDB"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79" w:history="1">
        <w:r w:rsidRPr="005207ED">
          <w:rPr>
            <w:rStyle w:val="Hiperhivatkozs"/>
            <w:noProof/>
          </w:rPr>
          <w:t>13.2.19.</w:t>
        </w:r>
        <w:r>
          <w:rPr>
            <w:rFonts w:eastAsiaTheme="minorEastAsia"/>
            <w:i w:val="0"/>
            <w:iCs w:val="0"/>
            <w:noProof/>
            <w:sz w:val="22"/>
            <w:szCs w:val="22"/>
            <w:lang w:eastAsia="hu-HU"/>
          </w:rPr>
          <w:tab/>
        </w:r>
        <w:r w:rsidRPr="005207ED">
          <w:rPr>
            <w:rStyle w:val="Hiperhivatkozs"/>
            <w:noProof/>
          </w:rPr>
          <w:t>Beszállítói oldal / Új beszállító hozzáadása felugró ablak</w:t>
        </w:r>
        <w:r>
          <w:rPr>
            <w:noProof/>
            <w:webHidden/>
          </w:rPr>
          <w:tab/>
        </w:r>
        <w:r>
          <w:rPr>
            <w:noProof/>
            <w:webHidden/>
          </w:rPr>
          <w:fldChar w:fldCharType="begin"/>
        </w:r>
        <w:r>
          <w:rPr>
            <w:noProof/>
            <w:webHidden/>
          </w:rPr>
          <w:instrText xml:space="preserve"> PAGEREF _Toc196410079 \h </w:instrText>
        </w:r>
        <w:r>
          <w:rPr>
            <w:noProof/>
            <w:webHidden/>
          </w:rPr>
        </w:r>
        <w:r>
          <w:rPr>
            <w:noProof/>
            <w:webHidden/>
          </w:rPr>
          <w:fldChar w:fldCharType="separate"/>
        </w:r>
        <w:r>
          <w:rPr>
            <w:noProof/>
            <w:webHidden/>
          </w:rPr>
          <w:t>72</w:t>
        </w:r>
        <w:r>
          <w:rPr>
            <w:noProof/>
            <w:webHidden/>
          </w:rPr>
          <w:fldChar w:fldCharType="end"/>
        </w:r>
      </w:hyperlink>
    </w:p>
    <w:p w14:paraId="692E3FFB" w14:textId="298EFBB2"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80" w:history="1">
        <w:r w:rsidRPr="005207ED">
          <w:rPr>
            <w:rStyle w:val="Hiperhivatkozs"/>
            <w:noProof/>
          </w:rPr>
          <w:t>13.2.20.</w:t>
        </w:r>
        <w:r>
          <w:rPr>
            <w:rFonts w:eastAsiaTheme="minorEastAsia"/>
            <w:i w:val="0"/>
            <w:iCs w:val="0"/>
            <w:noProof/>
            <w:sz w:val="22"/>
            <w:szCs w:val="22"/>
            <w:lang w:eastAsia="hu-HU"/>
          </w:rPr>
          <w:tab/>
        </w:r>
        <w:r w:rsidRPr="005207ED">
          <w:rPr>
            <w:rStyle w:val="Hiperhivatkozs"/>
            <w:noProof/>
          </w:rPr>
          <w:t>Raktárkészlet oldal</w:t>
        </w:r>
        <w:r>
          <w:rPr>
            <w:noProof/>
            <w:webHidden/>
          </w:rPr>
          <w:tab/>
        </w:r>
        <w:r>
          <w:rPr>
            <w:noProof/>
            <w:webHidden/>
          </w:rPr>
          <w:fldChar w:fldCharType="begin"/>
        </w:r>
        <w:r>
          <w:rPr>
            <w:noProof/>
            <w:webHidden/>
          </w:rPr>
          <w:instrText xml:space="preserve"> PAGEREF _Toc196410080 \h </w:instrText>
        </w:r>
        <w:r>
          <w:rPr>
            <w:noProof/>
            <w:webHidden/>
          </w:rPr>
        </w:r>
        <w:r>
          <w:rPr>
            <w:noProof/>
            <w:webHidden/>
          </w:rPr>
          <w:fldChar w:fldCharType="separate"/>
        </w:r>
        <w:r>
          <w:rPr>
            <w:noProof/>
            <w:webHidden/>
          </w:rPr>
          <w:t>73</w:t>
        </w:r>
        <w:r>
          <w:rPr>
            <w:noProof/>
            <w:webHidden/>
          </w:rPr>
          <w:fldChar w:fldCharType="end"/>
        </w:r>
      </w:hyperlink>
    </w:p>
    <w:p w14:paraId="2E5968EF" w14:textId="53289B52"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81" w:history="1">
        <w:r w:rsidRPr="005207ED">
          <w:rPr>
            <w:rStyle w:val="Hiperhivatkozs"/>
            <w:noProof/>
          </w:rPr>
          <w:t>13.2.21.</w:t>
        </w:r>
        <w:r>
          <w:rPr>
            <w:rFonts w:eastAsiaTheme="minorEastAsia"/>
            <w:i w:val="0"/>
            <w:iCs w:val="0"/>
            <w:noProof/>
            <w:sz w:val="22"/>
            <w:szCs w:val="22"/>
            <w:lang w:eastAsia="hu-HU"/>
          </w:rPr>
          <w:tab/>
        </w:r>
        <w:r w:rsidRPr="005207ED">
          <w:rPr>
            <w:rStyle w:val="Hiperhivatkozs"/>
            <w:noProof/>
          </w:rPr>
          <w:t>Jelszókezelő oldal</w:t>
        </w:r>
        <w:r>
          <w:rPr>
            <w:noProof/>
            <w:webHidden/>
          </w:rPr>
          <w:tab/>
        </w:r>
        <w:r>
          <w:rPr>
            <w:noProof/>
            <w:webHidden/>
          </w:rPr>
          <w:fldChar w:fldCharType="begin"/>
        </w:r>
        <w:r>
          <w:rPr>
            <w:noProof/>
            <w:webHidden/>
          </w:rPr>
          <w:instrText xml:space="preserve"> PAGEREF _Toc196410081 \h </w:instrText>
        </w:r>
        <w:r>
          <w:rPr>
            <w:noProof/>
            <w:webHidden/>
          </w:rPr>
        </w:r>
        <w:r>
          <w:rPr>
            <w:noProof/>
            <w:webHidden/>
          </w:rPr>
          <w:fldChar w:fldCharType="separate"/>
        </w:r>
        <w:r>
          <w:rPr>
            <w:noProof/>
            <w:webHidden/>
          </w:rPr>
          <w:t>74</w:t>
        </w:r>
        <w:r>
          <w:rPr>
            <w:noProof/>
            <w:webHidden/>
          </w:rPr>
          <w:fldChar w:fldCharType="end"/>
        </w:r>
      </w:hyperlink>
    </w:p>
    <w:p w14:paraId="371B701E" w14:textId="44EAA7E4" w:rsidR="002F3B02" w:rsidRDefault="002F3B02">
      <w:pPr>
        <w:pStyle w:val="TJ3"/>
        <w:tabs>
          <w:tab w:val="left" w:pos="1440"/>
          <w:tab w:val="right" w:leader="dot" w:pos="8776"/>
        </w:tabs>
        <w:rPr>
          <w:rFonts w:eastAsiaTheme="minorEastAsia"/>
          <w:i w:val="0"/>
          <w:iCs w:val="0"/>
          <w:noProof/>
          <w:sz w:val="22"/>
          <w:szCs w:val="22"/>
          <w:lang w:eastAsia="hu-HU"/>
        </w:rPr>
      </w:pPr>
      <w:hyperlink w:anchor="_Toc196410082" w:history="1">
        <w:r w:rsidRPr="005207ED">
          <w:rPr>
            <w:rStyle w:val="Hiperhivatkozs"/>
            <w:noProof/>
          </w:rPr>
          <w:t>13.2.22.</w:t>
        </w:r>
        <w:r>
          <w:rPr>
            <w:rFonts w:eastAsiaTheme="minorEastAsia"/>
            <w:i w:val="0"/>
            <w:iCs w:val="0"/>
            <w:noProof/>
            <w:sz w:val="22"/>
            <w:szCs w:val="22"/>
            <w:lang w:eastAsia="hu-HU"/>
          </w:rPr>
          <w:tab/>
        </w:r>
        <w:r w:rsidRPr="005207ED">
          <w:rPr>
            <w:rStyle w:val="Hiperhivatkozs"/>
            <w:noProof/>
          </w:rPr>
          <w:t>Felhasználók oldal</w:t>
        </w:r>
        <w:r>
          <w:rPr>
            <w:noProof/>
            <w:webHidden/>
          </w:rPr>
          <w:tab/>
        </w:r>
        <w:r>
          <w:rPr>
            <w:noProof/>
            <w:webHidden/>
          </w:rPr>
          <w:fldChar w:fldCharType="begin"/>
        </w:r>
        <w:r>
          <w:rPr>
            <w:noProof/>
            <w:webHidden/>
          </w:rPr>
          <w:instrText xml:space="preserve"> PAGEREF _Toc196410082 \h </w:instrText>
        </w:r>
        <w:r>
          <w:rPr>
            <w:noProof/>
            <w:webHidden/>
          </w:rPr>
        </w:r>
        <w:r>
          <w:rPr>
            <w:noProof/>
            <w:webHidden/>
          </w:rPr>
          <w:fldChar w:fldCharType="separate"/>
        </w:r>
        <w:r>
          <w:rPr>
            <w:noProof/>
            <w:webHidden/>
          </w:rPr>
          <w:t>75</w:t>
        </w:r>
        <w:r>
          <w:rPr>
            <w:noProof/>
            <w:webHidden/>
          </w:rPr>
          <w:fldChar w:fldCharType="end"/>
        </w:r>
      </w:hyperlink>
    </w:p>
    <w:p w14:paraId="32A8F9D4" w14:textId="2FDC7211" w:rsidR="002F3B02" w:rsidRDefault="002F3B02">
      <w:pPr>
        <w:pStyle w:val="TJ1"/>
        <w:tabs>
          <w:tab w:val="left" w:pos="480"/>
          <w:tab w:val="right" w:leader="dot" w:pos="8776"/>
        </w:tabs>
        <w:rPr>
          <w:rFonts w:eastAsiaTheme="minorEastAsia"/>
          <w:b w:val="0"/>
          <w:bCs w:val="0"/>
          <w:caps w:val="0"/>
          <w:noProof/>
          <w:sz w:val="22"/>
          <w:szCs w:val="22"/>
          <w:lang w:eastAsia="hu-HU"/>
        </w:rPr>
      </w:pPr>
      <w:hyperlink w:anchor="_Toc196410086" w:history="1">
        <w:r w:rsidRPr="005207ED">
          <w:rPr>
            <w:rStyle w:val="Hiperhivatkozs"/>
            <w:noProof/>
          </w:rPr>
          <w:t>14.</w:t>
        </w:r>
        <w:r>
          <w:rPr>
            <w:rFonts w:eastAsiaTheme="minorEastAsia"/>
            <w:b w:val="0"/>
            <w:bCs w:val="0"/>
            <w:caps w:val="0"/>
            <w:noProof/>
            <w:sz w:val="22"/>
            <w:szCs w:val="22"/>
            <w:lang w:eastAsia="hu-HU"/>
          </w:rPr>
          <w:tab/>
        </w:r>
        <w:r w:rsidRPr="005207ED">
          <w:rPr>
            <w:rStyle w:val="Hiperhivatkozs"/>
            <w:noProof/>
          </w:rPr>
          <w:t>Szakirodalom</w:t>
        </w:r>
        <w:r>
          <w:rPr>
            <w:noProof/>
            <w:webHidden/>
          </w:rPr>
          <w:tab/>
        </w:r>
        <w:r>
          <w:rPr>
            <w:noProof/>
            <w:webHidden/>
          </w:rPr>
          <w:fldChar w:fldCharType="begin"/>
        </w:r>
        <w:r>
          <w:rPr>
            <w:noProof/>
            <w:webHidden/>
          </w:rPr>
          <w:instrText xml:space="preserve"> PAGEREF _Toc196410086 \h </w:instrText>
        </w:r>
        <w:r>
          <w:rPr>
            <w:noProof/>
            <w:webHidden/>
          </w:rPr>
        </w:r>
        <w:r>
          <w:rPr>
            <w:noProof/>
            <w:webHidden/>
          </w:rPr>
          <w:fldChar w:fldCharType="separate"/>
        </w:r>
        <w:r>
          <w:rPr>
            <w:noProof/>
            <w:webHidden/>
          </w:rPr>
          <w:t>76</w:t>
        </w:r>
        <w:r>
          <w:rPr>
            <w:noProof/>
            <w:webHidden/>
          </w:rPr>
          <w:fldChar w:fldCharType="end"/>
        </w:r>
      </w:hyperlink>
    </w:p>
    <w:p w14:paraId="0387BAFB" w14:textId="17850612" w:rsidR="00AF3869" w:rsidRDefault="00F319DE">
      <w:r>
        <w:fldChar w:fldCharType="end"/>
      </w:r>
      <w:r w:rsidR="004C45B7">
        <w:br w:type="page"/>
      </w:r>
    </w:p>
    <w:p w14:paraId="091CEA15" w14:textId="77777777" w:rsidR="00AF3869" w:rsidRDefault="004F2419" w:rsidP="003B2B61">
      <w:pPr>
        <w:pStyle w:val="szdcmsor1"/>
      </w:pPr>
      <w:bookmarkStart w:id="1" w:name="_Toc196410006"/>
      <w:r>
        <w:lastRenderedPageBreak/>
        <w:t>A projekt előzménye és ismertetése</w:t>
      </w:r>
      <w:bookmarkEnd w:id="1"/>
    </w:p>
    <w:p w14:paraId="354CD244" w14:textId="07A2C81C" w:rsidR="00AF3869" w:rsidRDefault="004C45B7">
      <w:pPr>
        <w:pStyle w:val="szdszveg"/>
      </w:pPr>
      <w:r>
        <w:t>A XX. század technológiai fejlődése nagy változást hozott az emberek és ezáltal a cégek életébe. A kifejezetten gyártással foglalkozó cégek előbb-utóbb igénybe veszik a számítástechnika által nyújtott lehetőségeket, hogy segítse saját munkáját. Ezzel erőforrásokat és időt tud</w:t>
      </w:r>
      <w:r w:rsidR="00903CCD">
        <w:t>nak</w:t>
      </w:r>
      <w:r>
        <w:t xml:space="preserve"> megtakarítani. A konzervatív KKV-k ezt egész eddig valamelyest könnyen figyelmen kívül tudták hagyni, de a technológia fejlődésével idővel nekik is adoptálniuk kell valamilyen </w:t>
      </w:r>
      <w:r w:rsidR="0059492B">
        <w:t>gyártás</w:t>
      </w:r>
      <w:r>
        <w:t xml:space="preserve">támogató rendszert. A nagyobb cégek ezt a funkcionalitást integrálva használják a vállalatirányítási rendszerükkel. Ezek a rendszerek egy teljes vállalkozás működését segítik. Leggyakrabban a telepített modulok tartalmazzák a HR, pénzügy és beszerzés kezelését is. Mivel egy ilyen rendszer bevezetése nagy költséggel jár, ezért egy kisebb vállalatnak túl hosszú a megtérülési ideje és nem teljes rendszerként alkalmazza, csupán egy-egy modult vásárol belőle. </w:t>
      </w:r>
    </w:p>
    <w:p w14:paraId="5F2B3BBD" w14:textId="2DAC27B8" w:rsidR="00AF3869" w:rsidRDefault="004C45B7">
      <w:pPr>
        <w:pStyle w:val="szdszveg"/>
      </w:pPr>
      <w:r>
        <w:t>Ez a szakdolgozat egy ilyen középvállalkozás gyártástámogatásáról szól. Az alkalmazást egy magyarországi székhellyel rendelkező, de amerikai háttérrel rendelkező gazdasági társaság</w:t>
      </w:r>
      <w:r w:rsidR="00DA72CB">
        <w:t xml:space="preserve"> fogja használni</w:t>
      </w:r>
      <w:r>
        <w:t xml:space="preserve">. A cég fő tevékenysége ipari méréstechnológia automatizálása. Ez magába foglalja teljes automatizált robotcellák tervezését és kivitelezését is. Az ehhez szükséges technológiák egy részét partneri hálóján keresztül viszonteladóként csak integrálja, egy másik részét viszont házon belül tervezi, fejleszti és gyártja. Ezekre a termékekre a továbbiakban saját termékekként hivatkozok. A cég saját termékei viszonylag széles palettán terülnek el. A termékkatalógus tartalmaz apróbb elektronikai rendszereket és nagy, asztal méretű mérőcellákat is. A cég világszerte kevesebb, mint 100 alkalmazottat foglalkoztat. A magyarországi telephely van kijelölve K+F és gyártóközpontnak. A hazai telephelyen 15-20 alkalmazott van foglalkoztatva. Ez eddig a pontig kellőképpen kevés volt ahhoz, hogy a gyártást konzervatív módon menedzseljék. Ez a gyakorlatban </w:t>
      </w:r>
      <w:r w:rsidR="003314E5">
        <w:t>Excel</w:t>
      </w:r>
      <w:r>
        <w:t xml:space="preserve"> táblákban tárolt BOM listákat, rendelési összesítőket és raktárkészlet-nyilvántartást jelent. A különböző táblázatok naprakészen tartása és kezelése emberi-erőforrás és idő igényes. Nehezen reagál a külső változásokra, mint a beszállítóktól való függésre. Egy-egy harmadik féltől vásárolt termék árváltozása vagy helyettesítése más termékkel sok helyen indikál változásokat. Ezek redundánsan tárolt adatok, amik nagy lehetőséget adnak hibázni a munkafolyamat során.</w:t>
      </w:r>
    </w:p>
    <w:p w14:paraId="189FB4FA" w14:textId="044F23F2" w:rsidR="00AF3869" w:rsidRDefault="004C45B7">
      <w:pPr>
        <w:pStyle w:val="szdszveg"/>
      </w:pPr>
      <w:r>
        <w:t>Minden bejövő megrendelés során egy teljesen új számítás készül el az éppen eltárolt alkatrész</w:t>
      </w:r>
      <w:r w:rsidR="00903CCD">
        <w:t>-</w:t>
      </w:r>
      <w:r>
        <w:t xml:space="preserve">készlet és ár összesítése alapján. Ebből lehet kiszámolni a várható elkészülési időt és bekerülési költséget. </w:t>
      </w:r>
    </w:p>
    <w:p w14:paraId="41EEA334" w14:textId="407C7A29" w:rsidR="00AF3869" w:rsidRDefault="004C45B7">
      <w:pPr>
        <w:pStyle w:val="szdszveg"/>
      </w:pPr>
      <w:r>
        <w:lastRenderedPageBreak/>
        <w:t xml:space="preserve">A cég elkötelezett, hogy a teljes gyártási folyamat átláthatóbb és könnyebben kezelhető legyen. Szeretne egy </w:t>
      </w:r>
      <w:r w:rsidR="00D240D3">
        <w:t>alkalmazást,</w:t>
      </w:r>
      <w:r>
        <w:t xml:space="preserve"> ami képes a saját termékeinek a gyártásához szükséges metaadatok központi helyen történő tárolására. Ez eliminálja a redundáns adattárolás problémáját. Amennyiben az adatok egy helyen vannak tárolva, onnan különböző algoritmusok képesek lehetnek projekt költséget és megvalósítási időt becsülni. A leghamarabb megoldandó problémájuk közé tartozik az elektronikai alkatrészeik regisztrálása. A saját termékeik közé tartoznak egyedi nyomtatott áramkörök, amelyek több 100 alkatrészt is tartalmazhatnak. Egy-egy projekt több 10 ilyen áramkört foglal magába. Ezeknek a megrendelése és raktárkészletének nyilvántartása egyszerű táblázatokban kényelmetlen és ezáltal nem is hatékony.</w:t>
      </w:r>
    </w:p>
    <w:p w14:paraId="7AF7C732" w14:textId="3DCE05B6" w:rsidR="00AF3869" w:rsidRDefault="004C45B7">
      <w:pPr>
        <w:pStyle w:val="szdszveg"/>
      </w:pPr>
      <w:r>
        <w:t xml:space="preserve">Szükségük van egy </w:t>
      </w:r>
      <w:r w:rsidR="0039126F">
        <w:t>szoftverre,</w:t>
      </w:r>
      <w:r>
        <w:t xml:space="preserve"> ami képes a teljes gyártási folyamatukat az ő középvállalkozás méretükhöz képest támogatni. A cég által használt </w:t>
      </w:r>
      <w:r w:rsidR="006C18EC">
        <w:t>informatikai</w:t>
      </w:r>
      <w:r>
        <w:t xml:space="preserve"> megoldások nagyon szélesek. Windows, Linux és Mac operációs rendszerek is gyakran használva vannak. Ezen</w:t>
      </w:r>
      <w:r w:rsidR="00903CCD">
        <w:t xml:space="preserve"> </w:t>
      </w:r>
      <w:r>
        <w:t xml:space="preserve">túl gyakran előfordul, hogy telefonon kell elérni ezeket az információkat. Ez előrevetíti, hogy egy teljesen cross-platform alkalmazásra van szükségük. A vállalkozás egy webes alkalmazás mellett döntött. Ez </w:t>
      </w:r>
      <w:r w:rsidR="00627854">
        <w:t>teljesíti</w:t>
      </w:r>
      <w:r>
        <w:t xml:space="preserve"> azt az igényüket, hogy gyorsan lehessen fejleszteni és frissíteni az alkalmazást működés közben. A fejlesztői környezetük, amit a fejlesztők használnak, Linux rendszer és alapvetően Python programozási nyelv.</w:t>
      </w:r>
    </w:p>
    <w:p w14:paraId="0EA1CA0B" w14:textId="77777777" w:rsidR="00880E26" w:rsidRDefault="004C45B7">
      <w:pPr>
        <w:pStyle w:val="szdszveg"/>
      </w:pPr>
      <w:r>
        <w:t xml:space="preserve">Ez a webalkalmazás fogja kezelni a cég által gyártott összes termék BOM listáját, amelyek allistákat is tartalmazhatnak. Az adataik </w:t>
      </w:r>
      <w:r w:rsidR="00832762">
        <w:t>rekurzív</w:t>
      </w:r>
      <w:r>
        <w:t xml:space="preserve"> hierarchiában rendezkednek el. A szoftvernek ezt a struktúrát kell tudja megvalósítani. Egy ilyen </w:t>
      </w:r>
      <w:r w:rsidR="008F5FCE">
        <w:t>rekurzív</w:t>
      </w:r>
      <w:r>
        <w:t xml:space="preserve"> hierarchia összegzése egy projektre vetítve lehetőséget ad bekerülési költség és gyártási idő becslésére.</w:t>
      </w:r>
    </w:p>
    <w:p w14:paraId="6FD0CBA7" w14:textId="77777777" w:rsidR="00880E26" w:rsidRDefault="00880E26">
      <w:r>
        <w:br w:type="page"/>
      </w:r>
    </w:p>
    <w:p w14:paraId="3821C6B2" w14:textId="77777777" w:rsidR="00AF3869" w:rsidRDefault="004F2419" w:rsidP="003B2B61">
      <w:pPr>
        <w:pStyle w:val="szdcmsor1"/>
      </w:pPr>
      <w:bookmarkStart w:id="2" w:name="_Toc196410007"/>
      <w:r>
        <w:lastRenderedPageBreak/>
        <w:t>Fejlesztési fázisok és szoftverkövetelmények</w:t>
      </w:r>
      <w:bookmarkEnd w:id="2"/>
    </w:p>
    <w:p w14:paraId="02D06C6A" w14:textId="77777777" w:rsidR="00880E26" w:rsidRDefault="00B44C03" w:rsidP="00880E26">
      <w:pPr>
        <w:pStyle w:val="szdszveg"/>
      </w:pPr>
      <w:r>
        <w:t xml:space="preserve">A projektmegvalósítási fázisok első lépéseként </w:t>
      </w:r>
      <w:r w:rsidR="0083273C">
        <w:t xml:space="preserve">meg kell érteni a megrendelő megoldandó problémáját. Tisztában kell lenni a jelenlegi munka-technológiájukkal és ezután meglehet állapítani az optimalizálandó folyamatokat. Ehhez első lépésként a legcélravezetőbb megoldás egy gyárlátogatás és beszélgetés az ottani dolgozókkal. Erre egy legalább 1-2 napos időintervallumot éri meg fenntartani a projekt elején. Ha nem tiszta a megrendelő problémája az a megvalósítási szakaszban újra tervezést </w:t>
      </w:r>
      <w:r w:rsidR="0043676F">
        <w:t>igényelhet,</w:t>
      </w:r>
      <w:r w:rsidR="0083273C">
        <w:t xml:space="preserve"> ami extra időt és pénzt jelent a projekt életciklusában.</w:t>
      </w:r>
    </w:p>
    <w:p w14:paraId="10DBD881" w14:textId="77777777" w:rsidR="0043676F" w:rsidRDefault="0043676F" w:rsidP="00880E26">
      <w:pPr>
        <w:pStyle w:val="szdszveg"/>
      </w:pPr>
      <w:r>
        <w:t xml:space="preserve">Ebben az időben a helyszínen való tartózkodás során a cég hierarchia felső részétől lefelé haladva próbáljuk megérteni a cég mindennapi életét. Először az ügyvezetővel vagy a csoportvezetővel való beszélgetés során egy átfogó és menedzser szemléletű áttekintést kapunk. Ez a fajta álláspont áll a legközelebb a valóban optimális munkavégzéshez, de sajnos a tapasztalat azt mutatja, hogy a hierarchiában lefelé haladva és azokkal beszélve, akik a mindennapi munkát végzik ezek a folyamatok teljesen másképp vannak kivitelezve. </w:t>
      </w:r>
    </w:p>
    <w:p w14:paraId="5D0D96F8" w14:textId="77777777" w:rsidR="0043676F" w:rsidRDefault="0043676F" w:rsidP="00880E26">
      <w:pPr>
        <w:pStyle w:val="szdszveg"/>
      </w:pPr>
      <w:r>
        <w:t>A csoportvezetővel</w:t>
      </w:r>
      <w:r w:rsidR="008D50BF">
        <w:t xml:space="preserve"> való egyeztetés során átfogó ismereteket kaphatunk az aktuális munkafolyamatokról. Ekkor kerülnek szóba a megoldandó problémák általános szintű jellemzései.</w:t>
      </w:r>
    </w:p>
    <w:p w14:paraId="6D658B39" w14:textId="77777777" w:rsidR="00CF268F" w:rsidRDefault="008D50BF" w:rsidP="00CF268F">
      <w:pPr>
        <w:pStyle w:val="szdszveg"/>
      </w:pPr>
      <w:r>
        <w:t>Ebben a konkrét esetben a problémát a cég növekedése okozza. 5 év leforgása alatt a világszerte alkalmazottak száma 30-ról kevesebb mint 100-ra nőtt. Ezt a humán faktort és az ezzel járó extra gyártási kapacitást már nem képes a konzervatív Excel táblás gyártástámogatás kezelni és egy komplexebb rendszer bevezetése szükséges.</w:t>
      </w:r>
    </w:p>
    <w:p w14:paraId="6B9AEF75" w14:textId="77777777" w:rsidR="00174A4C" w:rsidRDefault="00CF268F" w:rsidP="00174A4C">
      <w:pPr>
        <w:pStyle w:val="szdszveg"/>
      </w:pPr>
      <w:r>
        <w:t>A cég az egyedileg gyártott alkatrészeit és a külső gyártótól származó alkatrészeket is táblázatos formában tárolja. Az ezekhez tartozó belső kódok, külső beszállítói kódok és árak rendelkezésre állnak. Egy érkező megrendelés esetén minden alkalommal egy új táblázat létrehozása szükséges, amibe az adott projektre jellemző alkatrészek átmásolása történik. Első megoldandó problémaként feljegyezzük az ezzel járó adat duplikálást, ami hibákhoz vezet hosszútávon. A megrendelő megerősítette, hogy sajnos ez a probléma valós és a táblázatokban lévő másolt adatok nem tudnak 100%-ban megegyezni. Egy-egy megvásárlandó termék esetén annak az árát frissíteni kell az összes táblázatban.</w:t>
      </w:r>
      <w:r w:rsidR="00174A4C">
        <w:t xml:space="preserve"> Ennek a módszernek előnye, hogy a futó projektek nem keveredhetnek, hiszen külön fájl tartalmazza az adataikat. Habár ez megnehezíti a beszerzés munkáját, mert minden projekt megrendelési igényét össze kell fésülni egy megrendelendő táblázatba, amit később össze lehet vetni az adott raktárkészlettel. </w:t>
      </w:r>
    </w:p>
    <w:p w14:paraId="31E14F1F" w14:textId="77777777" w:rsidR="00174A4C" w:rsidRDefault="00174A4C" w:rsidP="00174A4C">
      <w:pPr>
        <w:pStyle w:val="szdszveg"/>
      </w:pPr>
      <w:r>
        <w:lastRenderedPageBreak/>
        <w:t xml:space="preserve">A csoportvezetői szinten a projektmenedzselés fontos lépése a folyamatos projektkövetés idő és kiadás tekintetében. Ez a módszer egy projekt időbeni igényének meghatározására teljesen alkalmatlan, mert a munkafolyamatok időigénye nincs meghatározva és összesítve, így csak a tapasztalataikra és statisztikára tudnak támaszkodni. </w:t>
      </w:r>
      <w:r w:rsidR="002C67CA">
        <w:t>Kiadás tekintetében pontos képet tud festeni a jelenlegi módszer is a projektről, de ennek feltétele, hogy a beszerzési oldal frissítse a táblázatokat az aktuális árakkal.</w:t>
      </w:r>
    </w:p>
    <w:p w14:paraId="2BA5163B" w14:textId="77777777" w:rsidR="002C67CA" w:rsidRDefault="002C67CA" w:rsidP="00174A4C">
      <w:pPr>
        <w:pStyle w:val="szdszveg"/>
      </w:pPr>
      <w:r>
        <w:t>A gyártói csoporttal beszélgetve fény derül a mindennapi munkát befolyásoló problémákra is. Ez a fajta mindennapos adminisztráció rengeteg extra munkaidőbe telik és túl monoton ahhoz, hogy hiba nélkül lehessen végezni. Egy-egy hiba keresése a számos táblázat között pedig több órás folyamat is lehet. Tudják, hogy ez a munka automatizálható, ami pontosabb és gyorsabb munkavégzést tenne lehetővé.</w:t>
      </w:r>
    </w:p>
    <w:p w14:paraId="77529139" w14:textId="02675934" w:rsidR="002C67CA" w:rsidRDefault="002C67CA" w:rsidP="00174A4C">
      <w:pPr>
        <w:pStyle w:val="szdszveg"/>
      </w:pPr>
      <w:r>
        <w:t xml:space="preserve">A beszélgetések során több alkalmazottnak is voltak korábbi tapasztalatai külsős szoftverekkel, amiket megemlítettek, de abban egyetértettek, hogy a cég még nem nőtt akkorára, hogy egy teljes vállalatirányítási rendszer bevezetése legyen szükséges. Ennek sem az anyagi terhét nem tudja állni, sem az emberek betanítására szükséges idő nem áll rendelkezésre. További aggályként említették a fejlődés lehetőségét is. Amennyiben egy dobozos terméket vesznek meg, annak a későbbi testre szabása nehézkes </w:t>
      </w:r>
      <w:r w:rsidR="00C33D84">
        <w:t>lehet,</w:t>
      </w:r>
      <w:r>
        <w:t xml:space="preserve"> ami akár külsős támogatást is igényelhet. A külsős támogatást pozitívumként lett megemlítve, mert a cégnek is biztonságot ad, ha egy ezzel foglalkozó társaság karbantartja és fejleszti a szoftvert. A cég nem szeretne ennek a fejlesztésébe extra munkaidőt beletenni, inkább a külsős fejlesztést támogatja.</w:t>
      </w:r>
    </w:p>
    <w:p w14:paraId="359A35F6" w14:textId="77777777" w:rsidR="00047D78" w:rsidRDefault="00047D78" w:rsidP="00174A4C">
      <w:pPr>
        <w:pStyle w:val="szdszveg"/>
      </w:pPr>
      <w:r>
        <w:t>A probléma meg</w:t>
      </w:r>
      <w:r w:rsidR="005F243A">
        <w:t>értése után a következő fázisban meghatározzuk a megoldást jelentő szoftver specifikációját. Annak alapvető paramétereit, funkcióját és felhasználási módjait.</w:t>
      </w:r>
    </w:p>
    <w:p w14:paraId="7814FAC0" w14:textId="51D5DF5B" w:rsidR="005F243A" w:rsidRDefault="005F243A" w:rsidP="00174A4C">
      <w:pPr>
        <w:pStyle w:val="szdszveg"/>
      </w:pPr>
      <w:r>
        <w:t>Elsőként a felhasználás módjának tisztázására kerül sor. Listába kell venni a cég által üzemeltetett összes olyan számítógépet, amin a szoftvernek később futnia kell.</w:t>
      </w:r>
      <w:r w:rsidR="00EE6CB2">
        <w:t xml:space="preserve"> Ebben a listában mind a három gyakran használt operációs rendszer megtalálható volt. A beszerzési oldalon jellemzően Windowst használnak, a gyártói gépeken Linux operációs rendszer van és a management pedig MacOS rendszereket futtat. Ezen a ponton két javaslatot vetettünk fel: egy cross-platform alkalmazást vagy egy web alapú applikációt.</w:t>
      </w:r>
    </w:p>
    <w:p w14:paraId="57E49687" w14:textId="77777777" w:rsidR="00B41CD0" w:rsidRDefault="00EE6CB2" w:rsidP="00B41CD0">
      <w:pPr>
        <w:pStyle w:val="szdszveg"/>
      </w:pPr>
      <w:r>
        <w:t>Második fontos pontként megállapítjuk a szoftver alapvető funkcióit és megemlítjük a későbbeikben esetlegesen hozzáfejlesztendő egyéb modulokat is.</w:t>
      </w:r>
    </w:p>
    <w:p w14:paraId="776F9FC4" w14:textId="77777777" w:rsidR="00B41CD0" w:rsidRDefault="00B41CD0">
      <w:r>
        <w:br w:type="page"/>
      </w:r>
    </w:p>
    <w:p w14:paraId="10512388" w14:textId="77777777" w:rsidR="00B41CD0" w:rsidRDefault="00483F36" w:rsidP="00B41CD0">
      <w:pPr>
        <w:pStyle w:val="szdszveg"/>
      </w:pPr>
      <w:r>
        <w:lastRenderedPageBreak/>
        <w:t>Alapvető funkcionalitás már az első verzióban:</w:t>
      </w:r>
    </w:p>
    <w:p w14:paraId="13CCDFAB" w14:textId="77777777" w:rsidR="00483F36" w:rsidRDefault="00483F36" w:rsidP="00EC0D87">
      <w:pPr>
        <w:pStyle w:val="szdfelsorolsszm"/>
      </w:pPr>
      <w:r>
        <w:t>Különböző bejelentkezési jogosultsági szintek megléte. Külön tervezői és adminisztrátori szintek kijelölése.</w:t>
      </w:r>
    </w:p>
    <w:p w14:paraId="35AD4CA2" w14:textId="77777777" w:rsidR="00483F36" w:rsidRDefault="00483F36" w:rsidP="00EC0D87">
      <w:pPr>
        <w:pStyle w:val="szdfelsorolsszm"/>
      </w:pPr>
      <w:r>
        <w:t xml:space="preserve"> Az összes termék hierarchiában történő tárolása. és egy helyen történő kezelése. Ez oldja meg a duplikált adat problémáját és egyszerűsíti az adatok karbantartását egyidejűleg. Az ehhez tartozó hierarchia részletezésére később kerül sor.</w:t>
      </w:r>
    </w:p>
    <w:p w14:paraId="5461AE74" w14:textId="77777777" w:rsidR="00483F36" w:rsidRDefault="00483F36" w:rsidP="00EC0D87">
      <w:pPr>
        <w:pStyle w:val="szdfelsorolsszm"/>
      </w:pPr>
      <w:r>
        <w:t>Egy projektre képes kell legyen költség és munkaerőigény becslést adni.</w:t>
      </w:r>
    </w:p>
    <w:p w14:paraId="426E7C8B" w14:textId="77777777" w:rsidR="00483F36" w:rsidRDefault="00483F36" w:rsidP="00EC0D87">
      <w:pPr>
        <w:pStyle w:val="szdfelsorolsszm"/>
      </w:pPr>
      <w:r>
        <w:t>Alkatrészekhez/termékekhez tartozó dokumentumok tárolása.</w:t>
      </w:r>
    </w:p>
    <w:p w14:paraId="23ACC99F" w14:textId="77777777" w:rsidR="00483F36" w:rsidRDefault="00483F36" w:rsidP="00EC0D87">
      <w:pPr>
        <w:pStyle w:val="szdfelsorolsszm"/>
      </w:pPr>
      <w:r>
        <w:t>Alkatrészekhez/termékekhez tartozó képek tárolása a könnyebb beazonosítás végett.</w:t>
      </w:r>
    </w:p>
    <w:p w14:paraId="36BFAC88" w14:textId="77777777" w:rsidR="00483F36" w:rsidRDefault="00483F36" w:rsidP="00EC0D87">
      <w:pPr>
        <w:pStyle w:val="szdfelsorolsszm"/>
      </w:pPr>
      <w:r>
        <w:t xml:space="preserve">Raktárkészlet nyilvántartás a rendelés optimalizálása </w:t>
      </w:r>
      <w:r w:rsidR="008150BB">
        <w:t>céljából</w:t>
      </w:r>
      <w:r>
        <w:t>.</w:t>
      </w:r>
    </w:p>
    <w:p w14:paraId="724ABA17" w14:textId="77777777" w:rsidR="00483F36" w:rsidRDefault="008150BB" w:rsidP="008150BB">
      <w:pPr>
        <w:pStyle w:val="szdszveg"/>
      </w:pPr>
      <w:r>
        <w:t>Későbbiekben hozzáadható modulok, melyek előkészítése már most is szem előtt tartandó:</w:t>
      </w:r>
    </w:p>
    <w:p w14:paraId="37D1F8A5" w14:textId="77777777" w:rsidR="008150BB" w:rsidRDefault="008150BB" w:rsidP="008150BB">
      <w:pPr>
        <w:pStyle w:val="szdfelsorolsszm"/>
        <w:numPr>
          <w:ilvl w:val="0"/>
          <w:numId w:val="8"/>
        </w:numPr>
      </w:pPr>
      <w:r>
        <w:t>Munkafolyamatok emberekhez rendelése</w:t>
      </w:r>
    </w:p>
    <w:p w14:paraId="0D3CA830" w14:textId="77777777" w:rsidR="008150BB" w:rsidRDefault="008150BB" w:rsidP="008150BB">
      <w:pPr>
        <w:pStyle w:val="szdfelsorolsszm"/>
        <w:numPr>
          <w:ilvl w:val="0"/>
          <w:numId w:val="8"/>
        </w:numPr>
      </w:pPr>
      <w:r>
        <w:t>Termék utókövetés. Minden legyártott termék egyedi rekordként szerepelne az adatbázisban a későbbi visszakövethetőség céljából.</w:t>
      </w:r>
    </w:p>
    <w:p w14:paraId="6B0CEF89" w14:textId="77777777" w:rsidR="003B2B61" w:rsidRDefault="003B2B61" w:rsidP="008150BB">
      <w:pPr>
        <w:pStyle w:val="szdfelsorolsszm"/>
        <w:numPr>
          <w:ilvl w:val="0"/>
          <w:numId w:val="8"/>
        </w:numPr>
      </w:pPr>
      <w:r>
        <w:t>Automata alkatrész rendelés külső partnerektől</w:t>
      </w:r>
    </w:p>
    <w:p w14:paraId="6A4E3A27" w14:textId="77777777" w:rsidR="005D0510" w:rsidRDefault="005D0510" w:rsidP="005D0510">
      <w:pPr>
        <w:pStyle w:val="szdfelsorolsszm"/>
        <w:numPr>
          <w:ilvl w:val="0"/>
          <w:numId w:val="0"/>
        </w:numPr>
        <w:ind w:left="1364" w:hanging="360"/>
      </w:pPr>
    </w:p>
    <w:p w14:paraId="5619CCD9" w14:textId="14E67A22" w:rsidR="003B2B61" w:rsidRDefault="005B5E3E" w:rsidP="005B5E3E">
      <w:pPr>
        <w:pStyle w:val="szdszveg"/>
      </w:pPr>
      <w:r>
        <w:t>A rendszer üzemeltetése szempontjából fontos információ a szoftver futtatókörnyezete és annak li</w:t>
      </w:r>
      <w:r w:rsidR="00903CCD">
        <w:t>m</w:t>
      </w:r>
      <w:r>
        <w:t xml:space="preserve">itációi. A már meglévő informatikai infrastruktúrába integrálhatóság elengedhetetlen. Ez egy szervert </w:t>
      </w:r>
      <w:r w:rsidR="00C97C83">
        <w:t>jelent,</w:t>
      </w:r>
      <w:r>
        <w:t xml:space="preserve"> amin több virtuális gép futtatására van lehetőség. Ehhez a rendszerhez egy dedikált virtuális gép rendelhető.</w:t>
      </w:r>
      <w:r w:rsidR="00C97C83">
        <w:t xml:space="preserve"> Javaslatként gyártói oldalról felmerült a dockerizáció lehetősége, amely szintén megvalósítható.</w:t>
      </w:r>
    </w:p>
    <w:p w14:paraId="36D48324" w14:textId="77777777" w:rsidR="003B2B61" w:rsidRDefault="003B2B61" w:rsidP="003B2B61">
      <w:pPr>
        <w:pStyle w:val="szdcmsor2"/>
      </w:pPr>
      <w:bookmarkStart w:id="3" w:name="_Toc196410008"/>
      <w:r>
        <w:t>Felhasználóbarát felület és gazdasági tényezők</w:t>
      </w:r>
      <w:bookmarkEnd w:id="3"/>
    </w:p>
    <w:p w14:paraId="11B7BB8C" w14:textId="0112E1CD" w:rsidR="00411F3A" w:rsidRDefault="002A51DC" w:rsidP="003B2B61">
      <w:pPr>
        <w:pStyle w:val="szdszveg"/>
      </w:pPr>
      <w:r>
        <w:rPr>
          <w:noProof/>
        </w:rPr>
        <w:drawing>
          <wp:anchor distT="0" distB="0" distL="114300" distR="114300" simplePos="0" relativeHeight="251655168" behindDoc="1" locked="0" layoutInCell="1" allowOverlap="1" wp14:anchorId="68AD6016" wp14:editId="0D27F268">
            <wp:simplePos x="0" y="0"/>
            <wp:positionH relativeFrom="column">
              <wp:posOffset>3710305</wp:posOffset>
            </wp:positionH>
            <wp:positionV relativeFrom="paragraph">
              <wp:posOffset>478155</wp:posOffset>
            </wp:positionV>
            <wp:extent cx="1866900" cy="1352550"/>
            <wp:effectExtent l="0" t="0" r="0" b="0"/>
            <wp:wrapTight wrapText="bothSides">
              <wp:wrapPolygon edited="0">
                <wp:start x="0" y="0"/>
                <wp:lineTo x="0" y="21296"/>
                <wp:lineTo x="21380" y="21296"/>
                <wp:lineTo x="21380" y="0"/>
                <wp:lineTo x="0" y="0"/>
              </wp:wrapPolygon>
            </wp:wrapTight>
            <wp:docPr id="2" name="Diagra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3E4C12">
        <w:rPr>
          <w:noProof/>
        </w:rPr>
        <mc:AlternateContent>
          <mc:Choice Requires="wps">
            <w:drawing>
              <wp:anchor distT="0" distB="0" distL="114300" distR="114300" simplePos="0" relativeHeight="251658240" behindDoc="0" locked="0" layoutInCell="1" allowOverlap="1" wp14:anchorId="29CCDCE9" wp14:editId="508B2E16">
                <wp:simplePos x="0" y="0"/>
                <wp:positionH relativeFrom="column">
                  <wp:posOffset>3767455</wp:posOffset>
                </wp:positionH>
                <wp:positionV relativeFrom="paragraph">
                  <wp:posOffset>1954530</wp:posOffset>
                </wp:positionV>
                <wp:extent cx="1809750" cy="289560"/>
                <wp:effectExtent l="0" t="0" r="0" b="0"/>
                <wp:wrapTight wrapText="bothSides">
                  <wp:wrapPolygon edited="0">
                    <wp:start x="-114" y="0"/>
                    <wp:lineTo x="-114" y="20842"/>
                    <wp:lineTo x="21600" y="20842"/>
                    <wp:lineTo x="21600" y="0"/>
                    <wp:lineTo x="-114"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C0C05C" w14:textId="023E0D91" w:rsidR="008E67B1" w:rsidRPr="00042126" w:rsidRDefault="008E67B1" w:rsidP="002A51DC">
                            <w:pPr>
                              <w:pStyle w:val="Kpalrs"/>
                              <w:jc w:val="center"/>
                              <w:rPr>
                                <w:noProof/>
                              </w:rPr>
                            </w:pPr>
                            <w:r>
                              <w:rPr>
                                <w:noProof/>
                              </w:rPr>
                              <w:fldChar w:fldCharType="begin"/>
                            </w:r>
                            <w:r>
                              <w:rPr>
                                <w:noProof/>
                              </w:rPr>
                              <w:instrText xml:space="preserve"> SEQ Diagram \* ARABIC </w:instrText>
                            </w:r>
                            <w:r>
                              <w:rPr>
                                <w:noProof/>
                              </w:rPr>
                              <w:fldChar w:fldCharType="separate"/>
                            </w:r>
                            <w:r>
                              <w:rPr>
                                <w:noProof/>
                              </w:rPr>
                              <w:t>1</w:t>
                            </w:r>
                            <w:r>
                              <w:rPr>
                                <w:noProof/>
                              </w:rPr>
                              <w:fldChar w:fldCharType="end"/>
                            </w:r>
                            <w:r>
                              <w:t>.ábra. Éves infláció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CDCE9" id="_x0000_t202" coordsize="21600,21600" o:spt="202" path="m,l,21600r21600,l21600,xe">
                <v:stroke joinstyle="miter"/>
                <v:path gradientshapeok="t" o:connecttype="rect"/>
              </v:shapetype>
              <v:shape id="Text Box 2" o:spid="_x0000_s1026" type="#_x0000_t202" style="position:absolute;left:0;text-align:left;margin-left:296.65pt;margin-top:153.9pt;width:142.5pt;height:2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" stroked="f">
                <v:textbox inset="0,0,0,0">
                  <w:txbxContent>
                    <w:p w14:paraId="0BC0C05C" w14:textId="023E0D91" w:rsidR="008E67B1" w:rsidRPr="00042126" w:rsidRDefault="008E67B1" w:rsidP="002A51DC">
                      <w:pPr>
                        <w:pStyle w:val="Kpalrs"/>
                        <w:jc w:val="center"/>
                        <w:rPr>
                          <w:noProof/>
                        </w:rPr>
                      </w:pPr>
                      <w:r>
                        <w:rPr>
                          <w:noProof/>
                        </w:rPr>
                        <w:fldChar w:fldCharType="begin"/>
                      </w:r>
                      <w:r>
                        <w:rPr>
                          <w:noProof/>
                        </w:rPr>
                        <w:instrText xml:space="preserve"> SEQ Diagram \* ARABIC </w:instrText>
                      </w:r>
                      <w:r>
                        <w:rPr>
                          <w:noProof/>
                        </w:rPr>
                        <w:fldChar w:fldCharType="separate"/>
                      </w:r>
                      <w:r>
                        <w:rPr>
                          <w:noProof/>
                        </w:rPr>
                        <w:t>1</w:t>
                      </w:r>
                      <w:r>
                        <w:rPr>
                          <w:noProof/>
                        </w:rPr>
                        <w:fldChar w:fldCharType="end"/>
                      </w:r>
                      <w:r>
                        <w:t>.ábra. Éves infláció</w:t>
                      </w:r>
                    </w:p>
                  </w:txbxContent>
                </v:textbox>
                <w10:wrap type="tight"/>
              </v:shape>
            </w:pict>
          </mc:Fallback>
        </mc:AlternateContent>
      </w:r>
      <w:r w:rsidR="00F319DE">
        <w:t xml:space="preserve">A szoftver létjogosultságának két fő oka a rendelkezésre álló munkaerő hatékonyabb felhasználása, ami gazdasági szempontokból is megközelítendő. Jelenleg több dolgozó is heti szinten több órát tölt a jelenlegi rendszer naprakészen tartásával és üzemeltetésével. Alapvető követelmény, hogy az új rendszer napi használata ennél kevesebb munkaórát vegyen igénybe. Ezzel </w:t>
      </w:r>
      <w:r w:rsidR="00302F2B">
        <w:t xml:space="preserve">munkaerőt </w:t>
      </w:r>
      <w:r w:rsidR="00150017">
        <w:t>tehermentesít,</w:t>
      </w:r>
      <w:r w:rsidR="00302F2B">
        <w:t xml:space="preserve"> ami gazdasági oldalról nézve kedvező.</w:t>
      </w:r>
      <w:r w:rsidR="00411F3A">
        <w:t xml:space="preserve"> A KSH hivatalosan elérhető adatai szerint</w:t>
      </w:r>
      <w:r w:rsidR="005B4CB9">
        <w:t xml:space="preserve"> </w:t>
      </w:r>
      <w:r w:rsidR="00C9572A">
        <w:t>[1]</w:t>
      </w:r>
      <w:r w:rsidR="005B4CB9">
        <w:t xml:space="preserve"> </w:t>
      </w:r>
      <w:r w:rsidR="00411F3A">
        <w:t xml:space="preserve">egy Általános irodai </w:t>
      </w:r>
      <w:r w:rsidR="00411F3A">
        <w:lastRenderedPageBreak/>
        <w:t>adminisztrátor a 2021-es évben átlagosan 313.730 Ft-os havi fizetéssel bírt. Ezt az elmúlt évek hivatalos inflációs adataival szorozva, feltételezve, hogy legalább ekkora fizetésemelést kaptak a munkavállalók fizetése 2025-re 438.074-ra emelkedett</w:t>
      </w:r>
      <w:r>
        <w:t xml:space="preserve"> (1. </w:t>
      </w:r>
      <w:r w:rsidR="00780A23">
        <w:t>ábra</w:t>
      </w:r>
      <w:r>
        <w:t>)</w:t>
      </w:r>
      <w:r w:rsidR="00411F3A">
        <w:t>.</w:t>
      </w:r>
      <w:r>
        <w:t xml:space="preserve"> </w:t>
      </w:r>
      <w:r w:rsidR="00411F3A">
        <w:t xml:space="preserve">Havonta átlagosan 20 munkanappal számolva bruttó 2737 Ft-os órabérrel lehet számolni. </w:t>
      </w:r>
      <w:r w:rsidR="00A0785B">
        <w:t>Napi szinten a meglévő rendszernek a fenntartása az ügyfél tapasztalatai szerint naponta 2 munkaórát vesz igénybe. Ezen számítások szerint napi szinten jelenleg 5474 Ft a rendszer fenntartása. A szoftverrel szemben követelmény, hogy az új rendszer 5 éven belül megtérüljön. A megtérülésnél fontos számolni az új rendszer fenntartásához szükséges munkaerővel és a szoftver díjával is.</w:t>
      </w:r>
    </w:p>
    <w:p w14:paraId="50A29791" w14:textId="46EE3F96" w:rsidR="001B0704" w:rsidRDefault="00903CCD" w:rsidP="00892277">
      <w:pPr>
        <w:pStyle w:val="szdtblzatcm"/>
      </w:pPr>
      <w:r>
        <w:t>1. táblázat. A technikai specifikációk összegzése</w:t>
      </w:r>
    </w:p>
    <w:tbl>
      <w:tblPr>
        <w:tblStyle w:val="Tblzatrcsos6tarka"/>
        <w:tblW w:w="0" w:type="auto"/>
        <w:tblLook w:val="04A0" w:firstRow="1" w:lastRow="0" w:firstColumn="1" w:lastColumn="0" w:noHBand="0" w:noVBand="1"/>
      </w:tblPr>
      <w:tblGrid>
        <w:gridCol w:w="4392"/>
        <w:gridCol w:w="4384"/>
      </w:tblGrid>
      <w:tr w:rsidR="001B0704" w14:paraId="6F24A5D3" w14:textId="77777777" w:rsidTr="008F6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shd w:val="clear" w:color="auto" w:fill="auto"/>
          </w:tcPr>
          <w:p w14:paraId="2C335EAB" w14:textId="77777777" w:rsidR="001B0704" w:rsidRDefault="001B0704" w:rsidP="008F6EC7">
            <w:pPr>
              <w:pStyle w:val="szdtblzatfej"/>
            </w:pPr>
            <w:r>
              <w:t>Architektúra</w:t>
            </w:r>
          </w:p>
        </w:tc>
        <w:tc>
          <w:tcPr>
            <w:tcW w:w="4384" w:type="dxa"/>
            <w:shd w:val="clear" w:color="auto" w:fill="auto"/>
          </w:tcPr>
          <w:p w14:paraId="49C3947F" w14:textId="77777777" w:rsidR="001B0704" w:rsidRPr="008F6EC7" w:rsidRDefault="001B0704" w:rsidP="008F6EC7">
            <w:pPr>
              <w:pStyle w:val="szdtblzattrzs"/>
              <w:cnfStyle w:val="100000000000" w:firstRow="1" w:lastRow="0" w:firstColumn="0" w:lastColumn="0" w:oddVBand="0" w:evenVBand="0" w:oddHBand="0" w:evenHBand="0" w:firstRowFirstColumn="0" w:firstRowLastColumn="0" w:lastRowFirstColumn="0" w:lastRowLastColumn="0"/>
              <w:rPr>
                <w:b w:val="0"/>
              </w:rPr>
            </w:pPr>
            <w:r w:rsidRPr="008F6EC7">
              <w:rPr>
                <w:b w:val="0"/>
              </w:rPr>
              <w:t>Virtuális gép</w:t>
            </w:r>
            <w:r w:rsidR="00E330BE" w:rsidRPr="008F6EC7">
              <w:rPr>
                <w:b w:val="0"/>
              </w:rPr>
              <w:t>, d</w:t>
            </w:r>
            <w:r w:rsidRPr="008F6EC7">
              <w:rPr>
                <w:b w:val="0"/>
              </w:rPr>
              <w:t>ocker konténer</w:t>
            </w:r>
          </w:p>
        </w:tc>
      </w:tr>
      <w:tr w:rsidR="00E330BE" w14:paraId="22052928" w14:textId="77777777" w:rsidTr="008F6EC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4392" w:type="dxa"/>
            <w:vMerge w:val="restart"/>
            <w:shd w:val="clear" w:color="auto" w:fill="auto"/>
            <w:vAlign w:val="center"/>
          </w:tcPr>
          <w:p w14:paraId="6BFA79C0" w14:textId="77777777" w:rsidR="00E330BE" w:rsidRDefault="00E330BE" w:rsidP="008F6EC7">
            <w:pPr>
              <w:pStyle w:val="szdtblzatfej"/>
            </w:pPr>
            <w:r>
              <w:t>Operációs rendszer</w:t>
            </w:r>
          </w:p>
        </w:tc>
        <w:tc>
          <w:tcPr>
            <w:tcW w:w="4384" w:type="dxa"/>
            <w:shd w:val="clear" w:color="auto" w:fill="auto"/>
          </w:tcPr>
          <w:p w14:paraId="031D9C63" w14:textId="77777777" w:rsidR="00E330BE" w:rsidRDefault="00E330BE" w:rsidP="008F6EC7">
            <w:pPr>
              <w:pStyle w:val="szdtblzattrzs"/>
              <w:cnfStyle w:val="000000100000" w:firstRow="0" w:lastRow="0" w:firstColumn="0" w:lastColumn="0" w:oddVBand="0" w:evenVBand="0" w:oddHBand="1" w:evenHBand="0" w:firstRowFirstColumn="0" w:firstRowLastColumn="0" w:lastRowFirstColumn="0" w:lastRowLastColumn="0"/>
            </w:pPr>
            <w:r>
              <w:t>Virtuális gép: Debian linux</w:t>
            </w:r>
          </w:p>
        </w:tc>
      </w:tr>
      <w:tr w:rsidR="00E330BE" w14:paraId="50B9A5DA" w14:textId="77777777" w:rsidTr="008F6EC7">
        <w:trPr>
          <w:trHeight w:val="112"/>
        </w:trPr>
        <w:tc>
          <w:tcPr>
            <w:cnfStyle w:val="001000000000" w:firstRow="0" w:lastRow="0" w:firstColumn="1" w:lastColumn="0" w:oddVBand="0" w:evenVBand="0" w:oddHBand="0" w:evenHBand="0" w:firstRowFirstColumn="0" w:firstRowLastColumn="0" w:lastRowFirstColumn="0" w:lastRowLastColumn="0"/>
            <w:tcW w:w="4392" w:type="dxa"/>
            <w:vMerge/>
            <w:tcBorders>
              <w:bottom w:val="single" w:sz="12" w:space="0" w:color="666666" w:themeColor="text1" w:themeTint="99"/>
            </w:tcBorders>
            <w:shd w:val="clear" w:color="auto" w:fill="auto"/>
          </w:tcPr>
          <w:p w14:paraId="3B0896EF" w14:textId="77777777" w:rsidR="00E330BE" w:rsidRDefault="00E330BE" w:rsidP="008F6EC7">
            <w:pPr>
              <w:pStyle w:val="szdtblzatfej"/>
            </w:pPr>
          </w:p>
        </w:tc>
        <w:tc>
          <w:tcPr>
            <w:tcW w:w="4384" w:type="dxa"/>
            <w:tcBorders>
              <w:bottom w:val="single" w:sz="12" w:space="0" w:color="666666" w:themeColor="text1" w:themeTint="99"/>
            </w:tcBorders>
            <w:shd w:val="clear" w:color="auto" w:fill="auto"/>
          </w:tcPr>
          <w:p w14:paraId="53933088" w14:textId="77777777" w:rsidR="00E330BE" w:rsidRDefault="00E330BE" w:rsidP="008F6EC7">
            <w:pPr>
              <w:pStyle w:val="szdtblzattrzs"/>
              <w:cnfStyle w:val="000000000000" w:firstRow="0" w:lastRow="0" w:firstColumn="0" w:lastColumn="0" w:oddVBand="0" w:evenVBand="0" w:oddHBand="0" w:evenHBand="0" w:firstRowFirstColumn="0" w:firstRowLastColumn="0" w:lastRowFirstColumn="0" w:lastRowLastColumn="0"/>
            </w:pPr>
            <w:r>
              <w:t>Docker: -</w:t>
            </w:r>
          </w:p>
        </w:tc>
      </w:tr>
      <w:tr w:rsidR="001B0704" w14:paraId="230D3D4F" w14:textId="77777777" w:rsidTr="008F6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shd w:val="clear" w:color="auto" w:fill="auto"/>
          </w:tcPr>
          <w:p w14:paraId="7D1C6ADE" w14:textId="77777777" w:rsidR="001B0704" w:rsidRDefault="001B0704" w:rsidP="008F6EC7">
            <w:pPr>
              <w:pStyle w:val="szdtblzatfej"/>
            </w:pPr>
            <w:r>
              <w:t>Programozási nyelv</w:t>
            </w:r>
          </w:p>
        </w:tc>
        <w:tc>
          <w:tcPr>
            <w:tcW w:w="4384" w:type="dxa"/>
            <w:shd w:val="clear" w:color="auto" w:fill="auto"/>
          </w:tcPr>
          <w:p w14:paraId="463CBC36" w14:textId="77777777" w:rsidR="001B0704" w:rsidRDefault="001B0704" w:rsidP="008F6EC7">
            <w:pPr>
              <w:pStyle w:val="szdtblzattrzs"/>
              <w:cnfStyle w:val="000000100000" w:firstRow="0" w:lastRow="0" w:firstColumn="0" w:lastColumn="0" w:oddVBand="0" w:evenVBand="0" w:oddHBand="1" w:evenHBand="0" w:firstRowFirstColumn="0" w:firstRowLastColumn="0" w:lastRowFirstColumn="0" w:lastRowLastColumn="0"/>
            </w:pPr>
            <w:r>
              <w:t>Python</w:t>
            </w:r>
          </w:p>
        </w:tc>
      </w:tr>
      <w:tr w:rsidR="004310EF" w14:paraId="7A49367A" w14:textId="77777777" w:rsidTr="008F6EC7">
        <w:tc>
          <w:tcPr>
            <w:cnfStyle w:val="001000000000" w:firstRow="0" w:lastRow="0" w:firstColumn="1" w:lastColumn="0" w:oddVBand="0" w:evenVBand="0" w:oddHBand="0" w:evenHBand="0" w:firstRowFirstColumn="0" w:firstRowLastColumn="0" w:lastRowFirstColumn="0" w:lastRowLastColumn="0"/>
            <w:tcW w:w="4392" w:type="dxa"/>
            <w:shd w:val="clear" w:color="auto" w:fill="auto"/>
          </w:tcPr>
          <w:p w14:paraId="4DF5C36F" w14:textId="77777777" w:rsidR="004310EF" w:rsidRDefault="004310EF" w:rsidP="008F6EC7">
            <w:pPr>
              <w:pStyle w:val="szdtblzatfej"/>
            </w:pPr>
            <w:r>
              <w:t>Használt keretrendszer</w:t>
            </w:r>
          </w:p>
        </w:tc>
        <w:tc>
          <w:tcPr>
            <w:tcW w:w="4384" w:type="dxa"/>
            <w:shd w:val="clear" w:color="auto" w:fill="auto"/>
          </w:tcPr>
          <w:p w14:paraId="68575AF4" w14:textId="77777777" w:rsidR="004310EF" w:rsidRDefault="004310EF" w:rsidP="008F6EC7">
            <w:pPr>
              <w:pStyle w:val="szdtblzattrzs"/>
              <w:cnfStyle w:val="000000000000" w:firstRow="0" w:lastRow="0" w:firstColumn="0" w:lastColumn="0" w:oddVBand="0" w:evenVBand="0" w:oddHBand="0" w:evenHBand="0" w:firstRowFirstColumn="0" w:firstRowLastColumn="0" w:lastRowFirstColumn="0" w:lastRowLastColumn="0"/>
            </w:pPr>
            <w:r>
              <w:t>Django</w:t>
            </w:r>
          </w:p>
        </w:tc>
      </w:tr>
      <w:tr w:rsidR="001B0704" w14:paraId="0DAF783D" w14:textId="77777777" w:rsidTr="008F6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shd w:val="clear" w:color="auto" w:fill="auto"/>
          </w:tcPr>
          <w:p w14:paraId="65BBDF7A" w14:textId="77777777" w:rsidR="001B0704" w:rsidRDefault="001B0704" w:rsidP="008F6EC7">
            <w:pPr>
              <w:pStyle w:val="szdtblzatfej"/>
            </w:pPr>
            <w:r>
              <w:t>Megjelenítésért felelős</w:t>
            </w:r>
          </w:p>
        </w:tc>
        <w:tc>
          <w:tcPr>
            <w:tcW w:w="4384" w:type="dxa"/>
            <w:shd w:val="clear" w:color="auto" w:fill="auto"/>
          </w:tcPr>
          <w:p w14:paraId="73794095" w14:textId="77777777" w:rsidR="001B0704" w:rsidRDefault="001B0704" w:rsidP="008F6EC7">
            <w:pPr>
              <w:pStyle w:val="szdtblzattrzs"/>
              <w:cnfStyle w:val="000000100000" w:firstRow="0" w:lastRow="0" w:firstColumn="0" w:lastColumn="0" w:oddVBand="0" w:evenVBand="0" w:oddHBand="1" w:evenHBand="0" w:firstRowFirstColumn="0" w:firstRowLastColumn="0" w:lastRowFirstColumn="0" w:lastRowLastColumn="0"/>
            </w:pPr>
            <w:r>
              <w:t>Beépített webszerver</w:t>
            </w:r>
          </w:p>
        </w:tc>
      </w:tr>
      <w:tr w:rsidR="001B0704" w14:paraId="2FC30D39" w14:textId="77777777" w:rsidTr="008F6EC7">
        <w:tc>
          <w:tcPr>
            <w:cnfStyle w:val="001000000000" w:firstRow="0" w:lastRow="0" w:firstColumn="1" w:lastColumn="0" w:oddVBand="0" w:evenVBand="0" w:oddHBand="0" w:evenHBand="0" w:firstRowFirstColumn="0" w:firstRowLastColumn="0" w:lastRowFirstColumn="0" w:lastRowLastColumn="0"/>
            <w:tcW w:w="4392" w:type="dxa"/>
            <w:shd w:val="clear" w:color="auto" w:fill="auto"/>
          </w:tcPr>
          <w:p w14:paraId="1FA4630D" w14:textId="77777777" w:rsidR="001B0704" w:rsidRDefault="004310EF" w:rsidP="008F6EC7">
            <w:pPr>
              <w:pStyle w:val="szdtblzatfej"/>
            </w:pPr>
            <w:r>
              <w:t>Adatbázis</w:t>
            </w:r>
          </w:p>
        </w:tc>
        <w:tc>
          <w:tcPr>
            <w:tcW w:w="4384" w:type="dxa"/>
            <w:shd w:val="clear" w:color="auto" w:fill="auto"/>
          </w:tcPr>
          <w:p w14:paraId="0078A79E" w14:textId="77777777" w:rsidR="004310EF" w:rsidRDefault="004310EF" w:rsidP="008F6EC7">
            <w:pPr>
              <w:pStyle w:val="szdtblzattrzs"/>
              <w:cnfStyle w:val="000000000000" w:firstRow="0" w:lastRow="0" w:firstColumn="0" w:lastColumn="0" w:oddVBand="0" w:evenVBand="0" w:oddHBand="0" w:evenHBand="0" w:firstRowFirstColumn="0" w:firstRowLastColumn="0" w:lastRowFirstColumn="0" w:lastRowLastColumn="0"/>
            </w:pPr>
            <w:r>
              <w:t>MariaDB</w:t>
            </w:r>
          </w:p>
        </w:tc>
      </w:tr>
    </w:tbl>
    <w:p w14:paraId="68DF1FB8" w14:textId="77777777" w:rsidR="001B0704" w:rsidRDefault="001B0704" w:rsidP="003B2B61">
      <w:pPr>
        <w:pStyle w:val="szdszveg"/>
      </w:pPr>
    </w:p>
    <w:p w14:paraId="52D0BD48" w14:textId="77777777" w:rsidR="00411F3A" w:rsidRDefault="004F2419" w:rsidP="00A75515">
      <w:pPr>
        <w:pStyle w:val="szdcmsor1"/>
      </w:pPr>
      <w:bookmarkStart w:id="4" w:name="_Toc196410009"/>
      <w:r>
        <w:lastRenderedPageBreak/>
        <w:t>Szoftverek hasonló funkcionalitással</w:t>
      </w:r>
      <w:bookmarkEnd w:id="4"/>
    </w:p>
    <w:p w14:paraId="2CFA56D0" w14:textId="77777777" w:rsidR="00A75515" w:rsidRDefault="00A75515" w:rsidP="00A75515">
      <w:pPr>
        <w:pStyle w:val="szdszveg"/>
      </w:pPr>
      <w:r>
        <w:t xml:space="preserve">A projekt részeként egy piackutatás elvégzése is szükségessé vált. Ezzel számba lehet venni a már ilyen funkcionalitással bíró egyéb szoftvereket, azok erősségeit és gyengeségeit. Mivel a projekt összetett és nem egy egyszerű BOM lista nyilvántartó funkcionalitással bír egy sokkal komplexebb szinten kell </w:t>
      </w:r>
      <w:r w:rsidR="00CB4CAE">
        <w:t>vizsgálódni,</w:t>
      </w:r>
      <w:r>
        <w:t xml:space="preserve"> ami már-már a vállalatirányítási rendszerek felé indul el, mivel beszerzési és raktárkészlet-nyilvántartási célokat is szolgál.</w:t>
      </w:r>
    </w:p>
    <w:p w14:paraId="1AE1335F" w14:textId="77777777" w:rsidR="00DC528F" w:rsidRDefault="00E73CCA" w:rsidP="00E73CCA">
      <w:pPr>
        <w:pStyle w:val="szdcmsor2"/>
      </w:pPr>
      <w:bookmarkStart w:id="5" w:name="_Toc196410010"/>
      <w:r>
        <w:t>SAP Business One</w:t>
      </w:r>
      <w:bookmarkEnd w:id="5"/>
    </w:p>
    <w:p w14:paraId="4C7C73C4" w14:textId="77777777" w:rsidR="00E73CCA" w:rsidRDefault="00E73CCA" w:rsidP="00E73CCA">
      <w:pPr>
        <w:pStyle w:val="szdszveg"/>
      </w:pPr>
      <w:r>
        <w:t>A vállalatirányítási rendszerek körében megkerülhetetlen szereplő az SAP. A céget 1972-ben alapították Németországban és főleg a saját ERP rendszeréről vált ismertté. Teljeskörű megoldást kínál a cégek számára a könyveléstől kezdve, a beszerzésen át a munkaidő-nyilvántartásig. Teljesen testre szabható moduljaik vannak, amelyet a megrendelő ízlésére szabnak. Ezekhez a termékekhez gyakran a cégek támogatási szerződést kötnek, amivel további funkciókat kapnak a rendszerbe és a cégek életében történő változásokat naprakészen tartják a szoftveres oldalon is.</w:t>
      </w:r>
    </w:p>
    <w:p w14:paraId="5D71FF24" w14:textId="77777777" w:rsidR="00E73CCA" w:rsidRDefault="00E73CCA" w:rsidP="00E73CCA">
      <w:pPr>
        <w:pStyle w:val="szdszveg"/>
      </w:pPr>
      <w:r>
        <w:t>Természetesen nekik is van erre a problémára megoldásuk. Ez a megoldás némi testre szabást jelentene az ügyfél részére, de a cég ezt vállalja. Ennek a teljes körű eljárásnak olyan anyagi vonzata van, amit egy ekkora KKV nem tud vállalni, mert előre nem látható a megtérülése. Egy ilyen fajta szoftver évenkénti fenntartása €3.000 - €5.000-ba kerül, ami nem összehasonlítható a jelenlegi extra kiadásokkal.</w:t>
      </w:r>
    </w:p>
    <w:p w14:paraId="7955F937" w14:textId="63A6A05D" w:rsidR="00DD0265" w:rsidRDefault="00DD0265" w:rsidP="00E73CCA">
      <w:pPr>
        <w:pStyle w:val="szdszveg"/>
      </w:pPr>
      <w:r>
        <w:t xml:space="preserve">Funkcionalitását tekintve képes </w:t>
      </w:r>
      <w:r w:rsidR="00200268">
        <w:t>többszintű BOM listák kezelésére. Képes rekurzívan kezelni az összeszereléseket, hogy ne legyen duplikált adat az adatbázisban. Számon tartja az anyagok beszerzési költségét és gyártási idejét, amiből a végfelhasználó teljes becslést kap a projektjére vetítve.</w:t>
      </w:r>
      <w:r w:rsidR="00F71EE1">
        <w:t xml:space="preserve"> Nincs olyan kitétel a projekt specifikációban, amit ez a termék ne teljesítene a megtérülésén kívül.</w:t>
      </w:r>
      <w:r w:rsidR="004A4310">
        <w:t xml:space="preserve"> Az összehasonlításhoz használt forrás a saját weboldalukon publikusan elérhető adatok.</w:t>
      </w:r>
      <w:r w:rsidR="009914C6">
        <w:t xml:space="preserve"> [2]</w:t>
      </w:r>
    </w:p>
    <w:p w14:paraId="7246BDD2" w14:textId="77777777" w:rsidR="00F71EE1" w:rsidRDefault="00F71EE1" w:rsidP="00F71EE1">
      <w:pPr>
        <w:pStyle w:val="szdcmsor2"/>
      </w:pPr>
      <w:bookmarkStart w:id="6" w:name="_Toc196410011"/>
      <w:r>
        <w:t>Autodesk Fusion 360</w:t>
      </w:r>
      <w:bookmarkEnd w:id="6"/>
    </w:p>
    <w:p w14:paraId="1EED1176" w14:textId="77777777" w:rsidR="00F71EE1" w:rsidRDefault="00854C15" w:rsidP="00F71EE1">
      <w:pPr>
        <w:pStyle w:val="szdszveg"/>
      </w:pPr>
      <w:r>
        <w:t xml:space="preserve">Az Autodesk főleg a mérnöki iparban ismert cég. </w:t>
      </w:r>
      <w:r w:rsidR="008E50B8">
        <w:t>1982-ben alapították az Amerikai Egyesült Államokban. A</w:t>
      </w:r>
      <w:r>
        <w:t xml:space="preserve">utoCAD szoftverük a CAD modellezés meghatározó szoftverévé vált. Manapság az új trendeket követve a felhő alapú tervezés irányába tendál a cég. Marketingjük az elmúlt időszakban gyökeres fordulatot vett és az egyszeri termékdíjjak helyett a felhős megoldások révén inkább szolgáltatási díj ellenében lehet használni a megoldásaikat. </w:t>
      </w:r>
      <w:r w:rsidR="008B4F56">
        <w:t xml:space="preserve">Habár nem fő tevékenységük, de a 3D modellezéshez szükséges támogatás </w:t>
      </w:r>
      <w:r w:rsidR="008B4F56">
        <w:lastRenderedPageBreak/>
        <w:t xml:space="preserve">részeként nyújtanak BOM kezelő szolgáltatást is. Ennek funkcionalitása limitált. Ennek oka, hogy a szoftvert főként 3D tervezésre és gyártásra </w:t>
      </w:r>
      <w:r w:rsidR="00050716">
        <w:t>fejlesztették,</w:t>
      </w:r>
      <w:r w:rsidR="008B4F56">
        <w:t xml:space="preserve"> mint az ehhez szükséges folyamatok támogatására. Képes több szintű és rekurzív BOM listák kezelésére. Azonban ezen alkatrészek beszerzésére már nem nyújt natívan megoldást. Ahogy natív modulként az emberi munkaórák számontartása sem megvalósítható. Ez csupán külső beépülő-modulokkal </w:t>
      </w:r>
      <w:r w:rsidR="00050716">
        <w:t>lehetséges,</w:t>
      </w:r>
      <w:r w:rsidR="008B4F56">
        <w:t xml:space="preserve"> ami megnöveli a projekt komplexitását és költségeit.</w:t>
      </w:r>
    </w:p>
    <w:p w14:paraId="07C38C33" w14:textId="3DF212F7" w:rsidR="00050716" w:rsidRDefault="00050716" w:rsidP="00F71EE1">
      <w:pPr>
        <w:pStyle w:val="szdszveg"/>
      </w:pPr>
      <w:r>
        <w:t xml:space="preserve">Árazását tekintve olcsóbbnak </w:t>
      </w:r>
      <w:r w:rsidR="00C71507">
        <w:t>tekinthető,</w:t>
      </w:r>
      <w:r>
        <w:t xml:space="preserve"> mint az SAP, de a funkcionalitása is korlátozottabb és nem is teljes mértékben testre szabható. Egy ilyen rendszer éves szinten €495-s szolgáltatási díjat feltételez felhasználókként évente.</w:t>
      </w:r>
      <w:r w:rsidR="0069651A">
        <w:t xml:space="preserve"> </w:t>
      </w:r>
      <w:r w:rsidR="00574F64">
        <w:t>[3]</w:t>
      </w:r>
    </w:p>
    <w:p w14:paraId="73E63A12" w14:textId="77777777" w:rsidR="0069651A" w:rsidRDefault="0069651A" w:rsidP="0026166E">
      <w:pPr>
        <w:pStyle w:val="szdcmsor2"/>
      </w:pPr>
      <w:bookmarkStart w:id="7" w:name="_Toc196410012"/>
      <w:r>
        <w:t>MRPeasy</w:t>
      </w:r>
      <w:bookmarkEnd w:id="7"/>
    </w:p>
    <w:p w14:paraId="624EB18F" w14:textId="77777777" w:rsidR="0026166E" w:rsidRDefault="0026166E" w:rsidP="0026166E">
      <w:pPr>
        <w:pStyle w:val="szdszveg"/>
      </w:pPr>
      <w:r>
        <w:t>Az MRPeasy egy felhő alapú MRP (Manufacturing Resource Planning) rendszer. A 10-200</w:t>
      </w:r>
      <w:r w:rsidR="00CE0F90">
        <w:t xml:space="preserve"> </w:t>
      </w:r>
      <w:r>
        <w:t xml:space="preserve">fővel bíró cégek a fő piaca. Az előzőktől eltérően ezt a szoftver erre az egy célra tervezték és fejlesztették. </w:t>
      </w:r>
      <w:r w:rsidR="00E22692">
        <w:t xml:space="preserve">A cégnek az Egyesült Államokon túl Nagy Britanniában és Észtországban vannak irodáik. </w:t>
      </w:r>
      <w:r w:rsidR="001454B9">
        <w:t xml:space="preserve">Elkötelezettek a hatékony gyártástámogatás mellett, amely környezetvédelmileg is fontos. Ezen túl saját tőkéjéből is erősítésbe fogott. </w:t>
      </w:r>
      <w:r w:rsidR="00F1137B">
        <w:t>Funkcionalitását tekintve a projekt első fázisában megvalósítandó feladatokat teljes mértékben ellátja. A projekt második fázisaként megemlített funkciókat azonban nem teljesíti. Nem képes az emberi erőforrásokat kezelni és munkafolyamatokat hozzárendelni. Így ennek lefejlesztése extra igénybevétel lenne a költségvetésben.</w:t>
      </w:r>
    </w:p>
    <w:p w14:paraId="7FFE9FE0" w14:textId="06C1C6F5" w:rsidR="00F1137B" w:rsidRDefault="00F1137B" w:rsidP="0026166E">
      <w:pPr>
        <w:pStyle w:val="szdszveg"/>
      </w:pPr>
      <w:r>
        <w:t>Árazását tekintve ez is egy szolgáltatás, ami havi vagy éves előfizetésként érhető el többféle csomagban. A specifikációban említett és a szoftver által támogatott funkciók a Professional csomagban érhetőek el havi szinten €59 költségért.</w:t>
      </w:r>
      <w:r w:rsidR="0042536E">
        <w:t xml:space="preserve"> Ebbe azonban a </w:t>
      </w:r>
      <w:r w:rsidR="00F12D41">
        <w:t xml:space="preserve">projekt második fázisának teljesítéséhez szükséges modulok nem tartoznak </w:t>
      </w:r>
      <w:r w:rsidR="009E751C">
        <w:t>bele,</w:t>
      </w:r>
      <w:r w:rsidR="00F12D41">
        <w:t xml:space="preserve"> amely extra fejlesztést igényel.</w:t>
      </w:r>
      <w:r w:rsidR="00AC50DD">
        <w:t xml:space="preserve"> </w:t>
      </w:r>
      <w:r w:rsidR="00645DA1">
        <w:t>[4]</w:t>
      </w:r>
    </w:p>
    <w:p w14:paraId="664847EA" w14:textId="77777777" w:rsidR="005E79B2" w:rsidRDefault="005E79B2" w:rsidP="005E79B2">
      <w:pPr>
        <w:pStyle w:val="szdcmsor2"/>
      </w:pPr>
      <w:bookmarkStart w:id="8" w:name="_Toc196410013"/>
      <w:r>
        <w:t>OpenBOM</w:t>
      </w:r>
      <w:bookmarkEnd w:id="8"/>
    </w:p>
    <w:p w14:paraId="7DFBB971" w14:textId="77777777" w:rsidR="005E79B2" w:rsidRDefault="005E79B2" w:rsidP="0026166E">
      <w:pPr>
        <w:pStyle w:val="szdszveg"/>
      </w:pPr>
      <w:r>
        <w:t>Nevével ellentétben ez a szolgáltatás nem egy nyílt forráskódú rendszerre utal. Egy piaci igényekre szabott gyártástámogató rendszert fed. Egy Egyesült Államokbeli cég fejleszti és értékesíti. A cég víziója a gyártástámogatás központosítása. Ez magába foglalja a szükséges modellek kezelését, a csapaton belüli kollaboráció megvalósítását, a beszerzés előkészítését és külső szoftverekkel való együttműködést is.</w:t>
      </w:r>
      <w:r w:rsidR="00100125">
        <w:t xml:space="preserve"> Célközönsége ennek a szolgáltatásnak is a KKV szektor. Az elérhető moduljai lefedik a projekt első fázisában elvárt működést. Azonban a második fázis pontjai közt van teljesíthetetlen ennek a szoftvernek. </w:t>
      </w:r>
      <w:r w:rsidR="002910E4">
        <w:t xml:space="preserve">Ebben az </w:t>
      </w:r>
      <w:r w:rsidR="002910E4">
        <w:lastRenderedPageBreak/>
        <w:t>esetben specifikációs kompromisszumra lenne szükség. Árazását tekintve minden felhasználó után kell licenszt vásárolni és havi vagy éves szinten megújítani. Ennek havi költsége $100 felhasználónként.</w:t>
      </w:r>
    </w:p>
    <w:p w14:paraId="3D06114C" w14:textId="77777777" w:rsidR="003C42B7" w:rsidRDefault="003C42B7" w:rsidP="003C42B7">
      <w:pPr>
        <w:pStyle w:val="szdcmsor2"/>
      </w:pPr>
      <w:bookmarkStart w:id="9" w:name="_Toc196410014"/>
      <w:r>
        <w:t>Katana</w:t>
      </w:r>
      <w:bookmarkEnd w:id="9"/>
    </w:p>
    <w:p w14:paraId="2CD26428" w14:textId="06B4A9AB" w:rsidR="009C2804" w:rsidRDefault="003C42B7" w:rsidP="00075F70">
      <w:pPr>
        <w:pStyle w:val="szdszveg"/>
      </w:pPr>
      <w:r>
        <w:t xml:space="preserve">Ez a cég egy teljeskörű ERP szolgáltatást nyújt. Ebbe beletartozik a beszerzés támogatása és automatizálása, a valós idejű raktárkészlet kezelés, a bejövé megrendelések nyomon követése és az értékesítési folyamtok támogatása is. Funkcionalitásában ez a szoftver sem támogatja az emberi erőforrások kezelését és azok költségének </w:t>
      </w:r>
      <w:r w:rsidR="002213F2">
        <w:t>becslését,</w:t>
      </w:r>
      <w:r>
        <w:t xml:space="preserve"> ami a projekt specifikáció</w:t>
      </w:r>
      <w:r w:rsidR="002213F2">
        <w:t>ban szerepel. Árazását tekintve havi szinten $179 költséget jelent egy KKV számára az üzemeltetés.</w:t>
      </w:r>
      <w:r w:rsidR="00645DA1">
        <w:t>[5]</w:t>
      </w:r>
    </w:p>
    <w:p w14:paraId="1E591A51" w14:textId="77777777" w:rsidR="009C2804" w:rsidRDefault="009C2804" w:rsidP="009C2804">
      <w:pPr>
        <w:pStyle w:val="szdcmsor2"/>
      </w:pPr>
      <w:bookmarkStart w:id="10" w:name="_Toc196410015"/>
      <w:r>
        <w:t>Összegzés</w:t>
      </w:r>
      <w:bookmarkEnd w:id="10"/>
    </w:p>
    <w:p w14:paraId="5B53495A" w14:textId="455B4CC7" w:rsidR="002213F2" w:rsidRDefault="008A2B21" w:rsidP="00F979E1">
      <w:pPr>
        <w:pStyle w:val="szdtblzatcm"/>
      </w:pPr>
      <w:r>
        <w:t>2</w:t>
      </w:r>
      <w:r w:rsidR="008C4BF2">
        <w:t xml:space="preserve">. táblázat. </w:t>
      </w:r>
      <w:r w:rsidR="00F979E1">
        <w:t>Rendszerek összegzése</w:t>
      </w:r>
    </w:p>
    <w:tbl>
      <w:tblPr>
        <w:tblStyle w:val="Rcsostblzat"/>
        <w:tblW w:w="9039" w:type="dxa"/>
        <w:tblLook w:val="04A0" w:firstRow="1" w:lastRow="0" w:firstColumn="1" w:lastColumn="0" w:noHBand="0" w:noVBand="1"/>
      </w:tblPr>
      <w:tblGrid>
        <w:gridCol w:w="2093"/>
        <w:gridCol w:w="2126"/>
        <w:gridCol w:w="2552"/>
        <w:gridCol w:w="2268"/>
      </w:tblGrid>
      <w:tr w:rsidR="002213F2" w14:paraId="7967A84C" w14:textId="77777777" w:rsidTr="009C2804">
        <w:tc>
          <w:tcPr>
            <w:tcW w:w="2093" w:type="dxa"/>
          </w:tcPr>
          <w:p w14:paraId="2531D6D1" w14:textId="77777777" w:rsidR="002213F2" w:rsidRDefault="002213F2" w:rsidP="00F979E1">
            <w:pPr>
              <w:pStyle w:val="szdtblzatfej"/>
            </w:pPr>
          </w:p>
        </w:tc>
        <w:tc>
          <w:tcPr>
            <w:tcW w:w="2126" w:type="dxa"/>
          </w:tcPr>
          <w:p w14:paraId="040AD098" w14:textId="77777777" w:rsidR="002213F2" w:rsidRPr="00F979E1" w:rsidRDefault="002213F2" w:rsidP="00F979E1">
            <w:pPr>
              <w:pStyle w:val="szdtblzatfej"/>
              <w:rPr>
                <w:b/>
              </w:rPr>
            </w:pPr>
            <w:r w:rsidRPr="00F979E1">
              <w:rPr>
                <w:b/>
              </w:rPr>
              <w:t>Alapvető funkcionalitás</w:t>
            </w:r>
          </w:p>
        </w:tc>
        <w:tc>
          <w:tcPr>
            <w:tcW w:w="2552" w:type="dxa"/>
          </w:tcPr>
          <w:p w14:paraId="2DF10154" w14:textId="77777777" w:rsidR="002213F2" w:rsidRPr="00F979E1" w:rsidRDefault="002213F2" w:rsidP="00F979E1">
            <w:pPr>
              <w:pStyle w:val="szdtblzatfej"/>
              <w:rPr>
                <w:b/>
              </w:rPr>
            </w:pPr>
            <w:r w:rsidRPr="00F979E1">
              <w:rPr>
                <w:b/>
              </w:rPr>
              <w:t>Jövőbeni elvárt funkcionalitás</w:t>
            </w:r>
          </w:p>
        </w:tc>
        <w:tc>
          <w:tcPr>
            <w:tcW w:w="2268" w:type="dxa"/>
          </w:tcPr>
          <w:p w14:paraId="11CCD081" w14:textId="77777777" w:rsidR="002213F2" w:rsidRPr="00F979E1" w:rsidRDefault="002213F2" w:rsidP="00F979E1">
            <w:pPr>
              <w:pStyle w:val="szdtblzatfej"/>
              <w:rPr>
                <w:b/>
              </w:rPr>
            </w:pPr>
            <w:r w:rsidRPr="00F979E1">
              <w:rPr>
                <w:b/>
              </w:rPr>
              <w:t>Becsült költség</w:t>
            </w:r>
          </w:p>
        </w:tc>
      </w:tr>
      <w:tr w:rsidR="002213F2" w14:paraId="38A7DCD3" w14:textId="77777777" w:rsidTr="009C2804">
        <w:tc>
          <w:tcPr>
            <w:tcW w:w="2093" w:type="dxa"/>
          </w:tcPr>
          <w:p w14:paraId="18B057BC" w14:textId="77777777" w:rsidR="002213F2" w:rsidRPr="008F6EC7" w:rsidRDefault="002213F2" w:rsidP="008F6EC7">
            <w:pPr>
              <w:pStyle w:val="szdtblzatfej"/>
              <w:rPr>
                <w:b/>
              </w:rPr>
            </w:pPr>
            <w:r w:rsidRPr="008F6EC7">
              <w:rPr>
                <w:b/>
              </w:rPr>
              <w:t>SAP Business One</w:t>
            </w:r>
          </w:p>
        </w:tc>
        <w:tc>
          <w:tcPr>
            <w:tcW w:w="2126" w:type="dxa"/>
          </w:tcPr>
          <w:p w14:paraId="40227EF8" w14:textId="77777777" w:rsidR="002213F2" w:rsidRDefault="002213F2" w:rsidP="00F979E1">
            <w:pPr>
              <w:pStyle w:val="szdtblzattrzs"/>
            </w:pPr>
            <w:r>
              <w:t>Teljes mértékben alkalmas</w:t>
            </w:r>
          </w:p>
        </w:tc>
        <w:tc>
          <w:tcPr>
            <w:tcW w:w="2552" w:type="dxa"/>
          </w:tcPr>
          <w:p w14:paraId="066DC85D" w14:textId="77777777" w:rsidR="002213F2" w:rsidRDefault="002213F2" w:rsidP="00F979E1">
            <w:pPr>
              <w:pStyle w:val="szdtblzattrzs"/>
            </w:pPr>
            <w:r>
              <w:t>A cég által nyújtott egyedi fejlesztéseket igénybe véve alkalmas</w:t>
            </w:r>
          </w:p>
        </w:tc>
        <w:tc>
          <w:tcPr>
            <w:tcW w:w="2268" w:type="dxa"/>
          </w:tcPr>
          <w:p w14:paraId="3CAC4A36" w14:textId="77777777" w:rsidR="002213F2" w:rsidRDefault="002213F2" w:rsidP="00F979E1">
            <w:pPr>
              <w:pStyle w:val="szdtblzattrzs"/>
            </w:pPr>
            <w:r>
              <w:t>Évenkénti €3.000 - €5.000 költség</w:t>
            </w:r>
          </w:p>
        </w:tc>
      </w:tr>
      <w:tr w:rsidR="002213F2" w14:paraId="58794FA0" w14:textId="77777777" w:rsidTr="009C2804">
        <w:tc>
          <w:tcPr>
            <w:tcW w:w="2093" w:type="dxa"/>
          </w:tcPr>
          <w:p w14:paraId="1ACF5103" w14:textId="77777777" w:rsidR="002213F2" w:rsidRPr="008F6EC7" w:rsidRDefault="002213F2" w:rsidP="008F6EC7">
            <w:pPr>
              <w:pStyle w:val="szdtblzatfej"/>
              <w:rPr>
                <w:b/>
              </w:rPr>
            </w:pPr>
            <w:r w:rsidRPr="008F6EC7">
              <w:rPr>
                <w:b/>
              </w:rPr>
              <w:t>Fusion 360</w:t>
            </w:r>
          </w:p>
        </w:tc>
        <w:tc>
          <w:tcPr>
            <w:tcW w:w="2126" w:type="dxa"/>
          </w:tcPr>
          <w:p w14:paraId="1E63A913" w14:textId="77777777" w:rsidR="002213F2" w:rsidRDefault="002213F2" w:rsidP="00F979E1">
            <w:pPr>
              <w:pStyle w:val="szdtblzattrzs"/>
            </w:pPr>
            <w:r>
              <w:t>Limitáltan alkalmas</w:t>
            </w:r>
          </w:p>
        </w:tc>
        <w:tc>
          <w:tcPr>
            <w:tcW w:w="2552" w:type="dxa"/>
          </w:tcPr>
          <w:p w14:paraId="7059EE3A" w14:textId="77777777" w:rsidR="002213F2" w:rsidRDefault="002213F2" w:rsidP="00F979E1">
            <w:pPr>
              <w:pStyle w:val="szdtblzattrzs"/>
            </w:pPr>
            <w:r>
              <w:t>Nem alkalmas</w:t>
            </w:r>
          </w:p>
        </w:tc>
        <w:tc>
          <w:tcPr>
            <w:tcW w:w="2268" w:type="dxa"/>
          </w:tcPr>
          <w:p w14:paraId="45152D58" w14:textId="77777777" w:rsidR="002213F2" w:rsidRDefault="002213F2" w:rsidP="00F979E1">
            <w:pPr>
              <w:pStyle w:val="szdtblzattrzs"/>
            </w:pPr>
            <w:r>
              <w:t>Havi €495 költség</w:t>
            </w:r>
          </w:p>
        </w:tc>
      </w:tr>
      <w:tr w:rsidR="002213F2" w14:paraId="3BBB8A98" w14:textId="77777777" w:rsidTr="009C2804">
        <w:tc>
          <w:tcPr>
            <w:tcW w:w="2093" w:type="dxa"/>
          </w:tcPr>
          <w:p w14:paraId="40F091FB" w14:textId="77777777" w:rsidR="002213F2" w:rsidRPr="008F6EC7" w:rsidRDefault="002213F2" w:rsidP="008F6EC7">
            <w:pPr>
              <w:pStyle w:val="szdtblzatfej"/>
              <w:rPr>
                <w:b/>
              </w:rPr>
            </w:pPr>
            <w:r w:rsidRPr="008F6EC7">
              <w:rPr>
                <w:b/>
              </w:rPr>
              <w:t>MRPeasy</w:t>
            </w:r>
          </w:p>
        </w:tc>
        <w:tc>
          <w:tcPr>
            <w:tcW w:w="2126" w:type="dxa"/>
          </w:tcPr>
          <w:p w14:paraId="681D1064" w14:textId="77777777" w:rsidR="002213F2" w:rsidRDefault="002213F2" w:rsidP="00F979E1">
            <w:pPr>
              <w:pStyle w:val="szdtblzattrzs"/>
            </w:pPr>
            <w:r>
              <w:t>Teljes mértékben alkalmas</w:t>
            </w:r>
          </w:p>
        </w:tc>
        <w:tc>
          <w:tcPr>
            <w:tcW w:w="2552" w:type="dxa"/>
          </w:tcPr>
          <w:p w14:paraId="3E0AADBC" w14:textId="77777777" w:rsidR="002213F2" w:rsidRDefault="002213F2" w:rsidP="00F979E1">
            <w:pPr>
              <w:pStyle w:val="szdtblzattrzs"/>
            </w:pPr>
            <w:r>
              <w:t>Nem alkalmas</w:t>
            </w:r>
          </w:p>
        </w:tc>
        <w:tc>
          <w:tcPr>
            <w:tcW w:w="2268" w:type="dxa"/>
          </w:tcPr>
          <w:p w14:paraId="3AB7E43B" w14:textId="77777777" w:rsidR="002213F2" w:rsidRDefault="002213F2" w:rsidP="00F979E1">
            <w:pPr>
              <w:pStyle w:val="szdtblzattrzs"/>
            </w:pPr>
            <w:r>
              <w:t>Havi $59 költség</w:t>
            </w:r>
          </w:p>
        </w:tc>
      </w:tr>
      <w:tr w:rsidR="00E5447C" w14:paraId="4FC64D2A" w14:textId="77777777" w:rsidTr="009C2804">
        <w:tc>
          <w:tcPr>
            <w:tcW w:w="2093" w:type="dxa"/>
          </w:tcPr>
          <w:p w14:paraId="24C0B6EC" w14:textId="77777777" w:rsidR="00E5447C" w:rsidRPr="008F6EC7" w:rsidRDefault="00E5447C" w:rsidP="008F6EC7">
            <w:pPr>
              <w:pStyle w:val="szdtblzatfej"/>
              <w:rPr>
                <w:b/>
              </w:rPr>
            </w:pPr>
            <w:r w:rsidRPr="008F6EC7">
              <w:rPr>
                <w:b/>
              </w:rPr>
              <w:t>OpenBOM</w:t>
            </w:r>
          </w:p>
        </w:tc>
        <w:tc>
          <w:tcPr>
            <w:tcW w:w="2126" w:type="dxa"/>
          </w:tcPr>
          <w:p w14:paraId="10363D13" w14:textId="77777777" w:rsidR="00E5447C" w:rsidRDefault="00E5447C" w:rsidP="00F979E1">
            <w:pPr>
              <w:pStyle w:val="szdtblzattrzs"/>
            </w:pPr>
            <w:r>
              <w:t>Teljes mértékben alkalmas</w:t>
            </w:r>
          </w:p>
        </w:tc>
        <w:tc>
          <w:tcPr>
            <w:tcW w:w="2552" w:type="dxa"/>
          </w:tcPr>
          <w:p w14:paraId="0BD1C45E" w14:textId="77777777" w:rsidR="00E5447C" w:rsidRDefault="00E5447C" w:rsidP="00F979E1">
            <w:pPr>
              <w:pStyle w:val="szdtblzattrzs"/>
            </w:pPr>
            <w:r>
              <w:t>Nem alkalmas</w:t>
            </w:r>
          </w:p>
        </w:tc>
        <w:tc>
          <w:tcPr>
            <w:tcW w:w="2268" w:type="dxa"/>
          </w:tcPr>
          <w:p w14:paraId="0967020C" w14:textId="77777777" w:rsidR="00E5447C" w:rsidRDefault="0046613F" w:rsidP="00F979E1">
            <w:pPr>
              <w:pStyle w:val="szdtblzattrzs"/>
            </w:pPr>
            <w:r>
              <w:t>Havi $100 költség</w:t>
            </w:r>
          </w:p>
        </w:tc>
      </w:tr>
      <w:tr w:rsidR="0046613F" w14:paraId="66DC15FB" w14:textId="77777777" w:rsidTr="009C2804">
        <w:tc>
          <w:tcPr>
            <w:tcW w:w="2093" w:type="dxa"/>
          </w:tcPr>
          <w:p w14:paraId="058B370D" w14:textId="77777777" w:rsidR="0046613F" w:rsidRPr="008F6EC7" w:rsidRDefault="0046613F" w:rsidP="008F6EC7">
            <w:pPr>
              <w:pStyle w:val="szdtblzatfej"/>
              <w:rPr>
                <w:b/>
              </w:rPr>
            </w:pPr>
            <w:r w:rsidRPr="008F6EC7">
              <w:rPr>
                <w:b/>
              </w:rPr>
              <w:t>Katana</w:t>
            </w:r>
          </w:p>
        </w:tc>
        <w:tc>
          <w:tcPr>
            <w:tcW w:w="2126" w:type="dxa"/>
          </w:tcPr>
          <w:p w14:paraId="48CBABB0" w14:textId="77777777" w:rsidR="0046613F" w:rsidRDefault="0046613F" w:rsidP="00F979E1">
            <w:pPr>
              <w:pStyle w:val="szdtblzattrzs"/>
            </w:pPr>
            <w:r>
              <w:t>Teljes mértékben alkalmas</w:t>
            </w:r>
          </w:p>
        </w:tc>
        <w:tc>
          <w:tcPr>
            <w:tcW w:w="2552" w:type="dxa"/>
          </w:tcPr>
          <w:p w14:paraId="48866118" w14:textId="77777777" w:rsidR="0046613F" w:rsidRDefault="0046613F" w:rsidP="00F979E1">
            <w:pPr>
              <w:pStyle w:val="szdtblzattrzs"/>
            </w:pPr>
            <w:r>
              <w:t>Nem alkalmas</w:t>
            </w:r>
          </w:p>
        </w:tc>
        <w:tc>
          <w:tcPr>
            <w:tcW w:w="2268" w:type="dxa"/>
          </w:tcPr>
          <w:p w14:paraId="6647AD9C" w14:textId="77777777" w:rsidR="0046613F" w:rsidRDefault="0046613F" w:rsidP="00F979E1">
            <w:pPr>
              <w:pStyle w:val="szdtblzattrzs"/>
            </w:pPr>
            <w:r>
              <w:t>Havi $179 költség</w:t>
            </w:r>
          </w:p>
        </w:tc>
      </w:tr>
    </w:tbl>
    <w:p w14:paraId="244435FF" w14:textId="77777777" w:rsidR="009C2804" w:rsidRDefault="009C2804" w:rsidP="009C2804">
      <w:pPr>
        <w:pStyle w:val="szdszveg"/>
      </w:pPr>
    </w:p>
    <w:p w14:paraId="67D83C1E" w14:textId="77777777" w:rsidR="009C2804" w:rsidRDefault="009C2804" w:rsidP="009C2804">
      <w:pPr>
        <w:pStyle w:val="szdszveg"/>
      </w:pPr>
      <w:r>
        <w:t xml:space="preserve">A fentiekben megvizsgált szoftverek mind részben vagy egészben alkalmasak lennének a projekt specifikációban foglaltak megvalósítására. Habár ennek jelentős anyagi és/vagy emberi erőforrás igénye lenne. Egy helyi KKV társaság számára az ekkora befektetés nem belátható időn belül térül meg ami a teljes beruházást megkérdőjelezi. Az itt említett szoftverek mind kezdeti költségek nélküliek, ámbár havi költséget generál. Az egyedi szoftver fejlesztése ennek az ellenkezője. Abban az esetben egy nagyobb összeget kíván a projekt bevezetése, ami a fejlesztési és bevezetési időszakot lefedi majd utána nem kíván extra költséget a helyben már </w:t>
      </w:r>
      <w:r w:rsidR="001C0EB6">
        <w:t>jelenleg</w:t>
      </w:r>
      <w:r>
        <w:t xml:space="preserve"> is üzemeltetett szerverpark okán.</w:t>
      </w:r>
    </w:p>
    <w:p w14:paraId="6D874BD9" w14:textId="45A847EA" w:rsidR="001C0EB6" w:rsidRDefault="001C0EB6" w:rsidP="009C2804">
      <w:pPr>
        <w:pStyle w:val="szdszveg"/>
      </w:pPr>
      <w:r>
        <w:lastRenderedPageBreak/>
        <w:t xml:space="preserve">A létező szoftverek összehasonlítása objektív módon eredményeképpen az MRPeasy szoftver fedi le leginkább a projekt specifikációkat. Ebbe az összehasonlításba 5 szempont került bele és részletezése az </w:t>
      </w:r>
      <w:r w:rsidR="00780A23">
        <w:t>2</w:t>
      </w:r>
      <w:r>
        <w:t>.</w:t>
      </w:r>
      <w:r w:rsidR="00780A23">
        <w:t xml:space="preserve"> </w:t>
      </w:r>
      <w:r>
        <w:t>ábrán látható.</w:t>
      </w:r>
    </w:p>
    <w:p w14:paraId="7A75B4D2" w14:textId="77777777" w:rsidR="009C2804" w:rsidRPr="009C2804" w:rsidRDefault="009C2804" w:rsidP="009C2804">
      <w:pPr>
        <w:pStyle w:val="szdszveg"/>
      </w:pPr>
    </w:p>
    <w:p w14:paraId="10A6D933" w14:textId="77777777" w:rsidR="001C0EB6" w:rsidRDefault="00EE3855" w:rsidP="001C0EB6">
      <w:pPr>
        <w:pStyle w:val="szdszveg"/>
        <w:keepNext/>
      </w:pPr>
      <w:r>
        <w:rPr>
          <w:noProof/>
        </w:rPr>
        <w:drawing>
          <wp:inline distT="0" distB="0" distL="0" distR="0" wp14:anchorId="33439091" wp14:editId="0673E593">
            <wp:extent cx="5486400" cy="3200400"/>
            <wp:effectExtent l="0" t="0" r="0" b="0"/>
            <wp:docPr id="3"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E72535" w14:textId="08E79DB6" w:rsidR="00EE3855" w:rsidRDefault="00780A23" w:rsidP="001C0EB6">
      <w:pPr>
        <w:pStyle w:val="szdbra"/>
      </w:pPr>
      <w:r>
        <w:t>2</w:t>
      </w:r>
      <w:r w:rsidR="001C0EB6">
        <w:t>. ábra</w:t>
      </w:r>
      <w:r w:rsidR="008C4BF2">
        <w:t xml:space="preserve">. </w:t>
      </w:r>
      <w:r w:rsidR="00A41D30">
        <w:t>Létező megoldások összehasonlítása</w:t>
      </w:r>
    </w:p>
    <w:p w14:paraId="1D8B5E7D" w14:textId="77777777" w:rsidR="00EE3855" w:rsidRDefault="00EE3855" w:rsidP="00EE3855">
      <w:pPr>
        <w:pStyle w:val="szdszveg"/>
      </w:pPr>
    </w:p>
    <w:p w14:paraId="06B49B2F" w14:textId="77777777" w:rsidR="001F1F76" w:rsidRDefault="001F1F76">
      <w:r>
        <w:br w:type="page"/>
      </w:r>
    </w:p>
    <w:p w14:paraId="59B20F46" w14:textId="77777777" w:rsidR="00EE3855" w:rsidRDefault="001F1F76" w:rsidP="001F1F76">
      <w:pPr>
        <w:pStyle w:val="szdcmsor1"/>
      </w:pPr>
      <w:bookmarkStart w:id="11" w:name="_Toc196410016"/>
      <w:r>
        <w:lastRenderedPageBreak/>
        <w:t>A szoftver tervezése</w:t>
      </w:r>
      <w:bookmarkEnd w:id="11"/>
    </w:p>
    <w:p w14:paraId="1F00C8EC" w14:textId="77777777" w:rsidR="00622BF7" w:rsidRDefault="00860807" w:rsidP="00622BF7">
      <w:pPr>
        <w:pStyle w:val="szdszveg"/>
      </w:pPr>
      <w:r>
        <w:t>Az előzetes igényfelmérés alapján lehet elvégezni a szoftver tényleges tervezését. Ez több egymástól látszólag független részből áll, ám ezek nagyban függenek egymástól. A tervezés elhanyagolhatatlan részei:</w:t>
      </w:r>
    </w:p>
    <w:p w14:paraId="7C28CD10" w14:textId="77777777" w:rsidR="00860807" w:rsidRDefault="00F92217" w:rsidP="00F92217">
      <w:pPr>
        <w:pStyle w:val="szdfelsorolsszm"/>
        <w:numPr>
          <w:ilvl w:val="0"/>
          <w:numId w:val="10"/>
        </w:numPr>
      </w:pPr>
      <w:r>
        <w:t>Fejlesztési és futtatási környezet tervezése</w:t>
      </w:r>
    </w:p>
    <w:p w14:paraId="444FDC05" w14:textId="77777777" w:rsidR="00F92217" w:rsidRDefault="00F92217" w:rsidP="00F92217">
      <w:pPr>
        <w:pStyle w:val="szdfelsorolsszm"/>
        <w:numPr>
          <w:ilvl w:val="0"/>
          <w:numId w:val="10"/>
        </w:numPr>
      </w:pPr>
      <w:r>
        <w:t>Adatbázis tervezése</w:t>
      </w:r>
    </w:p>
    <w:p w14:paraId="46B8735F" w14:textId="77777777" w:rsidR="00860807" w:rsidRDefault="00860807" w:rsidP="00F92217">
      <w:pPr>
        <w:pStyle w:val="szdfelsorolsszm"/>
      </w:pPr>
      <w:r>
        <w:t>Felhasználói felület tervezése</w:t>
      </w:r>
    </w:p>
    <w:p w14:paraId="2D2EEF43" w14:textId="77777777" w:rsidR="00860807" w:rsidRDefault="00860807" w:rsidP="00F92217">
      <w:pPr>
        <w:pStyle w:val="szdfelsorolsszm"/>
      </w:pPr>
      <w:r>
        <w:t>OOP modellek tervezése</w:t>
      </w:r>
    </w:p>
    <w:p w14:paraId="7C9D9874" w14:textId="77777777" w:rsidR="00860807" w:rsidRDefault="00860807" w:rsidP="00F92217">
      <w:pPr>
        <w:pStyle w:val="szdfelsorolsszm"/>
      </w:pPr>
      <w:r>
        <w:t>Tesztelés tervezése</w:t>
      </w:r>
    </w:p>
    <w:p w14:paraId="44EEA668" w14:textId="77777777" w:rsidR="00622BF7" w:rsidRDefault="00F92217" w:rsidP="00F92217">
      <w:pPr>
        <w:pStyle w:val="szdcmsor2"/>
      </w:pPr>
      <w:bookmarkStart w:id="12" w:name="_Toc196410017"/>
      <w:r>
        <w:t>Fejlesztési és futtatási környezet tervezése</w:t>
      </w:r>
      <w:bookmarkEnd w:id="12"/>
    </w:p>
    <w:p w14:paraId="1272BED2" w14:textId="2F8DBC82" w:rsidR="00F92217" w:rsidRDefault="00F92217" w:rsidP="00F92217">
      <w:pPr>
        <w:pStyle w:val="szdszveg"/>
      </w:pPr>
      <w:r>
        <w:t xml:space="preserve">A szoftver végfelhasználójának javaslata a programozási nyelvre tekintve a Python </w:t>
      </w:r>
      <w:r w:rsidR="00AE413C">
        <w:t>lesz</w:t>
      </w:r>
      <w:r>
        <w:t xml:space="preserve">. Az Ügyfél oldalról ennek indoklása a későbbiekben való egyszerű továbbfejlesztés lehetősége akár házon belül is. Ennek lehetősége természetesen megvizsgálandó. </w:t>
      </w:r>
    </w:p>
    <w:p w14:paraId="570F4C5D" w14:textId="16738E2D" w:rsidR="00F92217" w:rsidRDefault="00AE413C" w:rsidP="00A456B8">
      <w:pPr>
        <w:pStyle w:val="szdszveg"/>
        <w:spacing w:before="240" w:after="240"/>
        <w:ind w:left="567" w:right="567"/>
      </w:pPr>
      <w:r>
        <w:rPr>
          <w:i/>
          <w:iCs/>
        </w:rPr>
        <w:t>„</w:t>
      </w:r>
      <w:r w:rsidR="00F92217" w:rsidRPr="00F92217">
        <w:rPr>
          <w:i/>
          <w:iCs/>
        </w:rPr>
        <w:t>Python</w:t>
      </w:r>
      <w:r w:rsidR="00F92217" w:rsidRPr="00F92217">
        <w:t> is a programming language (with syntax rules for writing what is considered valid Python code) and the Python interpreter software that reads source code (written in the Python language) and performs its instructions.</w:t>
      </w:r>
      <w:r>
        <w:t>”</w:t>
      </w:r>
      <w:r w:rsidR="00B65A16">
        <w:t xml:space="preserve"> [6]</w:t>
      </w:r>
    </w:p>
    <w:p w14:paraId="00F16FF8" w14:textId="16806F91" w:rsidR="007A288C" w:rsidRDefault="007A288C" w:rsidP="007A288C">
      <w:pPr>
        <w:pStyle w:val="szdszveg"/>
      </w:pPr>
      <w:r>
        <w:t>A nyelv fő célja a programozási munka gyorsabbá és egyszerűbbé tétele akár a futtatási sebesség csökkenésének árán is. Interpretált nyelv, amely könnyen lehetővé tette a főbb operációs rendszerekre történő interpreter fejlesztését, így egy platformfüggetlen nyelv létrehozását. Napjainkban ez a programozási nyelv az egyik legnépszerűbb egyszerűsége, függetlensége és elérhető csomagjai okán. A mesterséges intelligencia fejlődése is ezen a nyelven vette kezdetét, mert a matematikusok ebben a környezetben tudták először legegyszerűbben implementálni algoritmusaikat.</w:t>
      </w:r>
    </w:p>
    <w:p w14:paraId="49612AF3" w14:textId="1B85B70B" w:rsidR="00CB3EA6" w:rsidRDefault="00CB3EA6" w:rsidP="007A288C">
      <w:pPr>
        <w:pStyle w:val="szdszveg"/>
      </w:pPr>
      <w:r>
        <w:t xml:space="preserve">A projekt kezdetén a legfrissebb elérhető verzió a 3.12.3 volt. </w:t>
      </w:r>
      <w:r w:rsidR="00AE413C">
        <w:t>Emiatt</w:t>
      </w:r>
      <w:r>
        <w:t xml:space="preserve"> ez lett a fő fejlesztési környezet a szoftvernek.</w:t>
      </w:r>
    </w:p>
    <w:p w14:paraId="2FB98C6A" w14:textId="77777777" w:rsidR="00CB3EA6" w:rsidRDefault="00CB3EA6" w:rsidP="007A288C">
      <w:pPr>
        <w:pStyle w:val="szdszveg"/>
      </w:pPr>
      <w:r>
        <w:t>A hardveres futtatókörnyezet egy hangsúlyos tervezési pont. Mindenképpen elegendő számítási kapacitással kell, hogy majd rendelkezzen a tervezett algoritmusok valós idejű futtatásához.  Az előzetes egyeztetések kiterjedtek a hardveres lehetőségekre is. Ennek okán a futtatásra rendelkezésre álló hardverek képesek biztosítani teljesen elszeparált virtuális gépet és Linux alapú konténert is. A két futtatási lehetőség közüli választás a fejlesztő cég feladata.</w:t>
      </w:r>
    </w:p>
    <w:p w14:paraId="7C4C7F2B" w14:textId="4D177F0B" w:rsidR="00CB3EA6" w:rsidRDefault="00CB3EA6" w:rsidP="007A288C">
      <w:pPr>
        <w:pStyle w:val="szdszveg"/>
      </w:pPr>
      <w:r>
        <w:lastRenderedPageBreak/>
        <w:t>A virtuális gépek lényege, hogy a használt operációs rendszer függetlenítve legyen az alatta elhelyezett fizikai hardvertől. Ezt egy extra virtualizációs réteg elhelyezésével éri el, amely szimulálja vagy emulálja az virtuális gép által igényelt hardver elemeket. Ennek előnye, hogy a virtuális gép képfájljai minden fizikai hardveren az adott architektúrán belül képes futni. Ennek a virtualizációnak a hátránya az erőforrásigény.</w:t>
      </w:r>
      <w:r w:rsidR="00C24FC9">
        <w:t xml:space="preserve"> Ezzel szemben előnye, hogy operációs rendszer független, így egy Linux szerver is képes Windows operációs rendszerrel ellátott virtuális gépek futtatására.</w:t>
      </w:r>
      <w:r w:rsidR="00AE413C">
        <w:t xml:space="preserve"> </w:t>
      </w:r>
      <w:r w:rsidR="00A76414">
        <w:t>[7]</w:t>
      </w:r>
    </w:p>
    <w:p w14:paraId="1DB78B76" w14:textId="465EC02B" w:rsidR="00CB3EA6" w:rsidRDefault="00CB3EA6" w:rsidP="007A288C">
      <w:pPr>
        <w:pStyle w:val="szdszveg"/>
      </w:pPr>
      <w:r>
        <w:t xml:space="preserve">A konténerizációs technika ezzel </w:t>
      </w:r>
      <w:r w:rsidR="00C24FC9">
        <w:t>szemben egy kevésbé erőforrásigényes, ám sokkal korlátozottabb technika. Ebben az esetben nem lesz virtualizált hardver és arra telepített teljesen szeparált operációs rendszer. Itt a konténer a host számítógép operációs rendszerét (és kernelét) használja, ám egy teljesen elszeparált és izolált környezetben. Ennek előnye, hogy nem igényel extra háttértárat ezen szoftverelemek tárolása, illetve a szoftver indulási ideje is lerövidül a kernel betöltődésének hiánya miatt. Ebben az esetben a host rendszerre telepített szoftverek és a kontérnerben lévő szoftverek teljesen el vannak különítve. Ennek a megoldásnak köszönhetően a függőségi problémák könnyen megoldhatóak lesznek, mivel egy fizikai host gép is képes lehet egy adott szoftver akár több verziójának egyidejű futtatására is.</w:t>
      </w:r>
      <w:r w:rsidR="00AE413C">
        <w:t xml:space="preserve"> </w:t>
      </w:r>
      <w:r w:rsidR="004C7BBE">
        <w:t>[7]</w:t>
      </w:r>
    </w:p>
    <w:p w14:paraId="256DE4A4" w14:textId="657925A8" w:rsidR="00C24FC9" w:rsidRDefault="00957AD8" w:rsidP="00F979E1">
      <w:pPr>
        <w:pStyle w:val="szdtblzatcm"/>
      </w:pPr>
      <w:r>
        <w:t>3</w:t>
      </w:r>
      <w:r w:rsidR="008C4BF2">
        <w:t xml:space="preserve">. táblázat. </w:t>
      </w:r>
      <w:r w:rsidR="00F979E1">
        <w:t>Rendszerek összehasonlítása</w:t>
      </w:r>
    </w:p>
    <w:tbl>
      <w:tblPr>
        <w:tblStyle w:val="Rcsostblzat"/>
        <w:tblW w:w="0" w:type="auto"/>
        <w:tblLook w:val="04A0" w:firstRow="1" w:lastRow="0" w:firstColumn="1" w:lastColumn="0" w:noHBand="0" w:noVBand="1"/>
      </w:tblPr>
      <w:tblGrid>
        <w:gridCol w:w="2930"/>
        <w:gridCol w:w="2920"/>
        <w:gridCol w:w="2926"/>
      </w:tblGrid>
      <w:tr w:rsidR="00C24FC9" w14:paraId="1F58B3C8" w14:textId="77777777" w:rsidTr="00C24FC9">
        <w:tc>
          <w:tcPr>
            <w:tcW w:w="2975" w:type="dxa"/>
          </w:tcPr>
          <w:p w14:paraId="03E938F4" w14:textId="77777777" w:rsidR="00C24FC9" w:rsidRDefault="00C24FC9" w:rsidP="00F979E1">
            <w:pPr>
              <w:pStyle w:val="szdtblzatcm"/>
            </w:pPr>
          </w:p>
        </w:tc>
        <w:tc>
          <w:tcPr>
            <w:tcW w:w="2975" w:type="dxa"/>
          </w:tcPr>
          <w:p w14:paraId="253AA629" w14:textId="77777777" w:rsidR="00C24FC9" w:rsidRDefault="00C24FC9" w:rsidP="00F979E1">
            <w:pPr>
              <w:pStyle w:val="szdtblzatcm"/>
            </w:pPr>
            <w:r>
              <w:t>Virtuális gép</w:t>
            </w:r>
          </w:p>
        </w:tc>
        <w:tc>
          <w:tcPr>
            <w:tcW w:w="2976" w:type="dxa"/>
          </w:tcPr>
          <w:p w14:paraId="56052B3D" w14:textId="77777777" w:rsidR="00C24FC9" w:rsidRDefault="00C24FC9" w:rsidP="00F979E1">
            <w:pPr>
              <w:pStyle w:val="szdtblzatcm"/>
            </w:pPr>
            <w:r>
              <w:t>Konténer</w:t>
            </w:r>
          </w:p>
        </w:tc>
      </w:tr>
      <w:tr w:rsidR="00C24FC9" w14:paraId="5DD73BDF" w14:textId="77777777" w:rsidTr="00C24FC9">
        <w:tc>
          <w:tcPr>
            <w:tcW w:w="2975" w:type="dxa"/>
          </w:tcPr>
          <w:p w14:paraId="28F5B35C" w14:textId="77777777" w:rsidR="00C24FC9" w:rsidRDefault="00C24FC9" w:rsidP="00F979E1">
            <w:pPr>
              <w:pStyle w:val="szdtblzattrzs"/>
            </w:pPr>
            <w:r>
              <w:t>Erőforrásigény</w:t>
            </w:r>
          </w:p>
        </w:tc>
        <w:tc>
          <w:tcPr>
            <w:tcW w:w="2975" w:type="dxa"/>
          </w:tcPr>
          <w:p w14:paraId="74EE90A2" w14:textId="77777777" w:rsidR="00C24FC9" w:rsidRDefault="00C24FC9" w:rsidP="00F979E1">
            <w:pPr>
              <w:pStyle w:val="szdtblzattrzs"/>
            </w:pPr>
            <w:r>
              <w:t>Sok erőforrást igényel</w:t>
            </w:r>
          </w:p>
        </w:tc>
        <w:tc>
          <w:tcPr>
            <w:tcW w:w="2976" w:type="dxa"/>
          </w:tcPr>
          <w:p w14:paraId="7F2F8A3D" w14:textId="77777777" w:rsidR="00C24FC9" w:rsidRDefault="00C24FC9" w:rsidP="00F979E1">
            <w:pPr>
              <w:pStyle w:val="szdtblzattrzs"/>
            </w:pPr>
            <w:r>
              <w:t>Kevés erőforrást igényel</w:t>
            </w:r>
          </w:p>
        </w:tc>
      </w:tr>
      <w:tr w:rsidR="00C24FC9" w14:paraId="6FDAB43D" w14:textId="77777777" w:rsidTr="00C24FC9">
        <w:tc>
          <w:tcPr>
            <w:tcW w:w="2975" w:type="dxa"/>
          </w:tcPr>
          <w:p w14:paraId="2520C1A4" w14:textId="77777777" w:rsidR="00C24FC9" w:rsidRDefault="00C24FC9" w:rsidP="00F979E1">
            <w:pPr>
              <w:pStyle w:val="szdtblzattrzs"/>
            </w:pPr>
            <w:r>
              <w:t>Indulási idő</w:t>
            </w:r>
          </w:p>
        </w:tc>
        <w:tc>
          <w:tcPr>
            <w:tcW w:w="2975" w:type="dxa"/>
          </w:tcPr>
          <w:p w14:paraId="74B16C11" w14:textId="77777777" w:rsidR="00C24FC9" w:rsidRDefault="00C24FC9" w:rsidP="00F979E1">
            <w:pPr>
              <w:pStyle w:val="szdtblzattrzs"/>
            </w:pPr>
            <w:r>
              <w:t>Lassú indulási idő</w:t>
            </w:r>
          </w:p>
        </w:tc>
        <w:tc>
          <w:tcPr>
            <w:tcW w:w="2976" w:type="dxa"/>
          </w:tcPr>
          <w:p w14:paraId="558BD0EB" w14:textId="77777777" w:rsidR="00C24FC9" w:rsidRDefault="00C24FC9" w:rsidP="00F979E1">
            <w:pPr>
              <w:pStyle w:val="szdtblzattrzs"/>
            </w:pPr>
            <w:r>
              <w:t>Gyors indulási idő</w:t>
            </w:r>
          </w:p>
        </w:tc>
      </w:tr>
      <w:tr w:rsidR="00C24FC9" w14:paraId="4E045582" w14:textId="77777777" w:rsidTr="00C24FC9">
        <w:tc>
          <w:tcPr>
            <w:tcW w:w="2975" w:type="dxa"/>
          </w:tcPr>
          <w:p w14:paraId="34418571" w14:textId="77777777" w:rsidR="00C24FC9" w:rsidRDefault="00C24FC9" w:rsidP="00F979E1">
            <w:pPr>
              <w:pStyle w:val="szdtblzattrzs"/>
            </w:pPr>
            <w:r>
              <w:t>Operációs rendszer függetlenség</w:t>
            </w:r>
          </w:p>
        </w:tc>
        <w:tc>
          <w:tcPr>
            <w:tcW w:w="2975" w:type="dxa"/>
          </w:tcPr>
          <w:p w14:paraId="50A90E80" w14:textId="77777777" w:rsidR="00C24FC9" w:rsidRDefault="00C24FC9" w:rsidP="00F979E1">
            <w:pPr>
              <w:pStyle w:val="szdtblzattrzs"/>
            </w:pPr>
            <w:r>
              <w:t>Teljesen független a host rendszertől</w:t>
            </w:r>
          </w:p>
        </w:tc>
        <w:tc>
          <w:tcPr>
            <w:tcW w:w="2976" w:type="dxa"/>
          </w:tcPr>
          <w:p w14:paraId="009E2529" w14:textId="77777777" w:rsidR="00C24FC9" w:rsidRDefault="00C24FC9" w:rsidP="00F979E1">
            <w:pPr>
              <w:pStyle w:val="szdtblzattrzs"/>
            </w:pPr>
            <w:r>
              <w:t xml:space="preserve">A host rendszer </w:t>
            </w:r>
            <w:r w:rsidR="00F979E1">
              <w:t>kernelét használja</w:t>
            </w:r>
          </w:p>
        </w:tc>
      </w:tr>
      <w:tr w:rsidR="00C24FC9" w14:paraId="6897014E" w14:textId="77777777" w:rsidTr="00C24FC9">
        <w:tc>
          <w:tcPr>
            <w:tcW w:w="2975" w:type="dxa"/>
          </w:tcPr>
          <w:p w14:paraId="17513E3D" w14:textId="77777777" w:rsidR="00C24FC9" w:rsidRDefault="00F979E1" w:rsidP="00F979E1">
            <w:pPr>
              <w:pStyle w:val="szdtblzattrzs"/>
            </w:pPr>
            <w:r>
              <w:t>Dedikált erőforrás</w:t>
            </w:r>
          </w:p>
        </w:tc>
        <w:tc>
          <w:tcPr>
            <w:tcW w:w="2975" w:type="dxa"/>
          </w:tcPr>
          <w:p w14:paraId="22CD5938" w14:textId="77777777" w:rsidR="00C24FC9" w:rsidRDefault="00F979E1" w:rsidP="00F979E1">
            <w:pPr>
              <w:pStyle w:val="szdtblzattrzs"/>
            </w:pPr>
            <w:r>
              <w:t>Előre megszabott és dedikált erőforrások</w:t>
            </w:r>
          </w:p>
        </w:tc>
        <w:tc>
          <w:tcPr>
            <w:tcW w:w="2976" w:type="dxa"/>
          </w:tcPr>
          <w:p w14:paraId="3AE46F84" w14:textId="77777777" w:rsidR="00C24FC9" w:rsidRDefault="00F979E1" w:rsidP="00F979E1">
            <w:pPr>
              <w:pStyle w:val="szdtblzattrzs"/>
            </w:pPr>
            <w:r>
              <w:t>Dinamikusan kezelt erőforrások</w:t>
            </w:r>
          </w:p>
        </w:tc>
      </w:tr>
    </w:tbl>
    <w:p w14:paraId="0419EBD3" w14:textId="77777777" w:rsidR="00C24FC9" w:rsidRDefault="00C24FC9" w:rsidP="007A288C">
      <w:pPr>
        <w:pStyle w:val="szdszveg"/>
      </w:pPr>
    </w:p>
    <w:p w14:paraId="7178B300" w14:textId="32F49C92" w:rsidR="00C02FA4" w:rsidRDefault="00633DA7" w:rsidP="00633DA7">
      <w:pPr>
        <w:pStyle w:val="szdszveg"/>
      </w:pPr>
      <w:r>
        <w:t>A jelenleg elérhető host számítógép egy Linux alapú operációs rendszert futtat. Mivel a Python interpreter teljes mértékben kompatibilis ezzel a rendszerrel</w:t>
      </w:r>
      <w:r w:rsidR="00AE413C">
        <w:t>,</w:t>
      </w:r>
      <w:r>
        <w:t xml:space="preserve"> így a konténerizációs technika a javasolt technológia. Ebben az esetben a megírt forráskód egy úgynevezett Dockerfile segítségével könnyen előállítható és nem szükséges a teljes alkalmazás tárolása, amely hosszútávon könnyebbséget jelent. Ebben a technológiában azonban akár több konténer összekapcsolása is szükségessé válhat a funkcionalitások szétválasztása végett. </w:t>
      </w:r>
    </w:p>
    <w:p w14:paraId="3E77ED6D" w14:textId="77777777" w:rsidR="006833D3" w:rsidRDefault="00816D86" w:rsidP="006D585D">
      <w:pPr>
        <w:pStyle w:val="szdcmsor3"/>
      </w:pPr>
      <w:bookmarkStart w:id="13" w:name="_Toc196410018"/>
      <w:r>
        <w:lastRenderedPageBreak/>
        <w:t>Architektrúrális tervezés</w:t>
      </w:r>
      <w:bookmarkEnd w:id="13"/>
    </w:p>
    <w:p w14:paraId="19DC5421" w14:textId="77777777" w:rsidR="006B20B9" w:rsidRDefault="00C02FA4" w:rsidP="006B20B9">
      <w:pPr>
        <w:pStyle w:val="szdbra"/>
        <w:keepNext/>
      </w:pPr>
      <w:r>
        <w:rPr>
          <w:noProof/>
        </w:rPr>
        <w:drawing>
          <wp:inline distT="0" distB="0" distL="0" distR="0" wp14:anchorId="269D74D0" wp14:editId="273AFB3D">
            <wp:extent cx="5579110" cy="43599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a.drawio.png"/>
                    <pic:cNvPicPr/>
                  </pic:nvPicPr>
                  <pic:blipFill>
                    <a:blip r:embed="rId14">
                      <a:extLst>
                        <a:ext uri="{28A0092B-C50C-407E-A947-70E740481C1C}">
                          <a14:useLocalDpi xmlns:a14="http://schemas.microsoft.com/office/drawing/2010/main" val="0"/>
                        </a:ext>
                      </a:extLst>
                    </a:blip>
                    <a:stretch>
                      <a:fillRect/>
                    </a:stretch>
                  </pic:blipFill>
                  <pic:spPr>
                    <a:xfrm>
                      <a:off x="0" y="0"/>
                      <a:ext cx="5579110" cy="4359910"/>
                    </a:xfrm>
                    <a:prstGeom prst="rect">
                      <a:avLst/>
                    </a:prstGeom>
                  </pic:spPr>
                </pic:pic>
              </a:graphicData>
            </a:graphic>
          </wp:inline>
        </w:drawing>
      </w:r>
    </w:p>
    <w:p w14:paraId="34942E2F" w14:textId="7055ED45" w:rsidR="007A288C" w:rsidRDefault="00780A23" w:rsidP="006B20B9">
      <w:pPr>
        <w:pStyle w:val="Kpalrs"/>
        <w:jc w:val="center"/>
      </w:pPr>
      <w:r>
        <w:t xml:space="preserve">3. </w:t>
      </w:r>
      <w:r w:rsidR="006B20B9">
        <w:t>ábra</w:t>
      </w:r>
      <w:r w:rsidR="00AE413C">
        <w:t>.</w:t>
      </w:r>
      <w:r w:rsidR="006B20B9">
        <w:t xml:space="preserve"> Architektúrális futtatási és fejlesztési terv</w:t>
      </w:r>
    </w:p>
    <w:p w14:paraId="33BCA3C1" w14:textId="77777777" w:rsidR="00816D86" w:rsidRDefault="00816D86" w:rsidP="006B20B9">
      <w:pPr>
        <w:pStyle w:val="Kpalrs"/>
        <w:jc w:val="center"/>
      </w:pPr>
    </w:p>
    <w:p w14:paraId="66E3056B" w14:textId="5043AA9C" w:rsidR="006B20B9" w:rsidRDefault="00816D86" w:rsidP="00816D86">
      <w:pPr>
        <w:pStyle w:val="szdszveg"/>
      </w:pPr>
      <w:r>
        <w:t xml:space="preserve">Az </w:t>
      </w:r>
      <w:r w:rsidRPr="00816D86">
        <w:t>alkalmazás</w:t>
      </w:r>
      <w:r>
        <w:t xml:space="preserve"> futtatásához 2</w:t>
      </w:r>
      <w:r w:rsidR="00AE413C">
        <w:t xml:space="preserve"> </w:t>
      </w:r>
      <w:r>
        <w:t xml:space="preserve">db konténerre lesz szükség. Az két különválasztandó funkcionalitás a fejlesztendő applikáció és a hozzá csatolt adatbázis rendszer. A fejlesztés közben szükségessé válhat </w:t>
      </w:r>
      <w:r w:rsidR="00AE413C">
        <w:t>két</w:t>
      </w:r>
      <w:r>
        <w:t xml:space="preserve"> segédalkalmazás is</w:t>
      </w:r>
      <w:r w:rsidR="00780A23">
        <w:t xml:space="preserve"> (3. ábra)</w:t>
      </w:r>
      <w:r>
        <w:t xml:space="preserve">. A PhpMyAdmin szolgáltatás </w:t>
      </w:r>
      <w:r w:rsidR="00AE413C">
        <w:t>[</w:t>
      </w:r>
      <w:r w:rsidR="009B1E7C">
        <w:t>25</w:t>
      </w:r>
      <w:r w:rsidR="00AE413C">
        <w:t xml:space="preserve">] </w:t>
      </w:r>
      <w:r>
        <w:t>egy grafikus kezelőfelületet nyújt az adatbázishoz. Ez felhasználóbarátabbá teszi a fejlesztés folyamatát. A Portainer alkalmazás</w:t>
      </w:r>
      <w:r w:rsidR="00F000F8">
        <w:t xml:space="preserve"> [8]</w:t>
      </w:r>
      <w:r>
        <w:t xml:space="preserve"> grafikus felületen engedi kezelni a futó konténereket a számítógépen. Fejlesztés közben a paraméterek pontos beállításához nagy segítséget jelent. Ámbár ezek a futtatókörnyezetben nem szükségesek.</w:t>
      </w:r>
    </w:p>
    <w:p w14:paraId="2E53BFB3" w14:textId="77777777" w:rsidR="00816D86" w:rsidRDefault="00816D86" w:rsidP="006D585D">
      <w:pPr>
        <w:pStyle w:val="szdcmsor3"/>
      </w:pPr>
      <w:bookmarkStart w:id="14" w:name="_Toc196410019"/>
      <w:r>
        <w:t>DevOps módszertan</w:t>
      </w:r>
      <w:bookmarkEnd w:id="14"/>
    </w:p>
    <w:p w14:paraId="5DEE0A18" w14:textId="21D703A9" w:rsidR="00816D86" w:rsidRDefault="00191B63" w:rsidP="00816D86">
      <w:pPr>
        <w:pStyle w:val="szdszveg"/>
      </w:pPr>
      <w:r>
        <w:t xml:space="preserve">A DevOps egy agilis szoftverfejlesztési technika. </w:t>
      </w:r>
      <w:r w:rsidR="00436427">
        <w:t xml:space="preserve">[9] </w:t>
      </w:r>
      <w:r>
        <w:t>A fő előnye a gyors reagálóképessége. A fejlesztési és publikálási fázis gyakran követik egymást és apró módosításonként publikálás következik.</w:t>
      </w:r>
      <w:r w:rsidR="00CE3104">
        <w:t xml:space="preserve"> Ekkor a hibakeresés könnyebb, a kevesebb módosított forráskód miatt. Továbbá ezzel a módszerrel lehet a leghamarabb új </w:t>
      </w:r>
      <w:r w:rsidR="00CE3104">
        <w:lastRenderedPageBreak/>
        <w:t xml:space="preserve">funkcionalitást szállítani. </w:t>
      </w:r>
      <w:r w:rsidR="00D76F98">
        <w:t>Ezt sok apró segédalkalmazással lehet elérni, melyeknek egyenkénti ismerete elengedhetetlen az alkalmazásához.</w:t>
      </w:r>
      <w:r w:rsidR="006224AF">
        <w:t xml:space="preserve"> [10]</w:t>
      </w:r>
    </w:p>
    <w:p w14:paraId="10063348" w14:textId="0E6D8968" w:rsidR="00CE3104" w:rsidRDefault="007F5094" w:rsidP="00A456B8">
      <w:pPr>
        <w:pStyle w:val="szdszveg"/>
        <w:spacing w:before="240" w:after="240"/>
        <w:ind w:left="567" w:right="567"/>
        <w:jc w:val="left"/>
        <w:rPr>
          <w:ins w:id="15" w:author="Dr. Pap-Szigeti Róbert" w:date="2025-04-09T11:34:00Z"/>
        </w:rPr>
      </w:pPr>
      <w:r>
        <w:rPr>
          <w:noProof/>
        </w:rPr>
        <w:drawing>
          <wp:inline distT="0" distB="0" distL="0" distR="0" wp14:anchorId="49ED55BD" wp14:editId="537EA91E">
            <wp:extent cx="4967021" cy="2416257"/>
            <wp:effectExtent l="0" t="0" r="0" b="0"/>
            <wp:docPr id="25" name="Kép 25" descr="DevOps Infinity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Infinity Wheel"/>
                    <pic:cNvPicPr>
                      <a:picLocks noChangeAspect="1" noChangeArrowheads="1"/>
                    </pic:cNvPicPr>
                  </pic:nvPicPr>
                  <pic:blipFill>
                    <a:blip r:embed="rId15" cstate="print">
                      <a:clrChange>
                        <a:clrFrom>
                          <a:srgbClr val="FAFBFC"/>
                        </a:clrFrom>
                        <a:clrTo>
                          <a:srgbClr val="FAFBFC">
                            <a:alpha val="0"/>
                          </a:srgbClr>
                        </a:clrTo>
                      </a:clrChange>
                      <a:extLst>
                        <a:ext uri="{28A0092B-C50C-407E-A947-70E740481C1C}">
                          <a14:useLocalDpi xmlns:a14="http://schemas.microsoft.com/office/drawing/2010/main" val="0"/>
                        </a:ext>
                      </a:extLst>
                    </a:blip>
                    <a:srcRect/>
                    <a:stretch>
                      <a:fillRect/>
                    </a:stretch>
                  </pic:blipFill>
                  <pic:spPr bwMode="auto">
                    <a:xfrm>
                      <a:off x="0" y="0"/>
                      <a:ext cx="4995049" cy="2429891"/>
                    </a:xfrm>
                    <a:prstGeom prst="rect">
                      <a:avLst/>
                    </a:prstGeom>
                    <a:noFill/>
                    <a:ln>
                      <a:noFill/>
                    </a:ln>
                  </pic:spPr>
                </pic:pic>
              </a:graphicData>
            </a:graphic>
          </wp:inline>
        </w:drawing>
      </w:r>
    </w:p>
    <w:p w14:paraId="3267650F" w14:textId="1BCFBF21" w:rsidR="00A456B8" w:rsidRPr="00A456B8" w:rsidRDefault="00E456EF" w:rsidP="00A456B8">
      <w:pPr>
        <w:pStyle w:val="szdszveg"/>
        <w:spacing w:before="240" w:after="240"/>
        <w:ind w:left="567" w:right="567"/>
        <w:jc w:val="center"/>
        <w:rPr>
          <w:i/>
          <w:iCs/>
        </w:rPr>
      </w:pPr>
      <w:ins w:id="16" w:author="Dana" w:date="2025-04-24T17:49:00Z">
        <w:r>
          <w:rPr>
            <w:i/>
            <w:iCs/>
          </w:rPr>
          <w:t>4</w:t>
        </w:r>
      </w:ins>
      <w:ins w:id="17" w:author="Dr. Pap-Szigeti Róbert" w:date="2025-04-09T11:34:00Z">
        <w:r w:rsidR="00A456B8" w:rsidRPr="00A456B8">
          <w:rPr>
            <w:i/>
            <w:iCs/>
          </w:rPr>
          <w:t>. ábra. A DevOps ciklusa</w:t>
        </w:r>
      </w:ins>
    </w:p>
    <w:p w14:paraId="58EA0E99" w14:textId="77777777" w:rsidR="009E7D94" w:rsidRDefault="009E7D94" w:rsidP="009E7D94">
      <w:pPr>
        <w:pStyle w:val="szdszakirodalom"/>
        <w:numPr>
          <w:ilvl w:val="0"/>
          <w:numId w:val="0"/>
        </w:numPr>
        <w:ind w:left="720" w:hanging="360"/>
      </w:pPr>
    </w:p>
    <w:p w14:paraId="263EDB53" w14:textId="6783E52F" w:rsidR="00CE3104" w:rsidRDefault="00CE3104" w:rsidP="00CE3104">
      <w:pPr>
        <w:pStyle w:val="szdszveg"/>
      </w:pPr>
      <w:r>
        <w:t>Ez a módszertan nagy fokú automatizálást enged meg. A tesztelési és publikálási fázis szinte teljes egészében azonnal történik egy git trigger esemény hatására.</w:t>
      </w:r>
      <w:r w:rsidR="00D76F98">
        <w:t xml:space="preserve"> Egy teljesen integrált rendszerben akár az aktuálisan élesben futó alkalmazást is képes az újra cserélni beavatkozás nélkül.</w:t>
      </w:r>
      <w:r w:rsidR="002C5F2F">
        <w:t xml:space="preserve"> [10]</w:t>
      </w:r>
    </w:p>
    <w:p w14:paraId="5470CD87" w14:textId="77777777" w:rsidR="00D76F98" w:rsidRDefault="00D76F98" w:rsidP="00CE3104">
      <w:pPr>
        <w:pStyle w:val="szdszveg"/>
      </w:pPr>
      <w:r>
        <w:t>Ebben a projektben fontosak ezek a felsorolt értékek, így ezek az elvek figyelembevételével zajlik a fejlesztés.</w:t>
      </w:r>
    </w:p>
    <w:p w14:paraId="06898DBC" w14:textId="77777777" w:rsidR="00CE3104" w:rsidRPr="00816D86" w:rsidRDefault="00CE3104" w:rsidP="00CE3104">
      <w:pPr>
        <w:pStyle w:val="szdszveg"/>
      </w:pPr>
    </w:p>
    <w:p w14:paraId="660F2908" w14:textId="77777777" w:rsidR="00816D86" w:rsidRDefault="00816D86" w:rsidP="006D585D">
      <w:pPr>
        <w:pStyle w:val="szdcmsor3"/>
      </w:pPr>
      <w:bookmarkStart w:id="18" w:name="_Toc196410020"/>
      <w:r>
        <w:t>Alkalmazást futtató konténer</w:t>
      </w:r>
      <w:bookmarkEnd w:id="18"/>
    </w:p>
    <w:p w14:paraId="6EA5F989" w14:textId="345555BF" w:rsidR="00816D86" w:rsidRPr="00A456B8" w:rsidRDefault="00816D86" w:rsidP="00816D86">
      <w:pPr>
        <w:pStyle w:val="szdszveg"/>
      </w:pPr>
      <w:r>
        <w:t xml:space="preserve">Szükség lesz egy olyan futó állományra, amely magába foglalja a teljes alkalmazás kódját, a futtató környezet kódját és a beépülő modulok kódját is. Ebben az esetben ezt egy egyedi Docker konténer fogja megvalósítani. Ezt a szolgáltatást a Git-tel összekapcsolva a forráskód fejlesztése közben a konténer automatikusan legenerálódik. </w:t>
      </w:r>
      <w:r w:rsidR="00D9006B">
        <w:t xml:space="preserve">Itt történik a beépülő modulok importálása is. Ilyen modul a Django keretrendszer is. </w:t>
      </w:r>
      <w:r w:rsidR="002C5F2F">
        <w:t xml:space="preserve">[11] </w:t>
      </w:r>
      <w:r w:rsidR="00D9006B">
        <w:t xml:space="preserve">Ennek segítségével valósul meg a megjelenítési funkció egy beépített web szerver segítségével. Ebben a keretrendszerben több olyan funkció is natívan meg van </w:t>
      </w:r>
      <w:r w:rsidR="00C862C1">
        <w:t>valósítva,</w:t>
      </w:r>
      <w:r w:rsidR="00D9006B">
        <w:t xml:space="preserve"> amely ebben a projektben elengedhetetlen, mint például a többszintű felhasználókezelés. Ehhez a Django egy külön adatbázist használ. A fejlesztés során nagy figyelmet kell fordítani arra, hogy a Django specifikus és a fő feladatot ellátó rendszerek adatbázismodelljei ne legyenek semmilyen </w:t>
      </w:r>
      <w:r w:rsidR="00D9006B">
        <w:lastRenderedPageBreak/>
        <w:t>kapcsolatban egymással. Ez egy jövőbeni keretrendszer váltás esetén egy segíthet, hogy az alkatrészeket tartalmazó adatbázis nem hoz függőségeket a Django modellből</w:t>
      </w:r>
      <w:r w:rsidR="00C26487">
        <w:t xml:space="preserve">. </w:t>
      </w:r>
      <w:r w:rsidR="00C26487" w:rsidRPr="00A456B8">
        <w:t xml:space="preserve">Ez a keretrendszer egy MVC programtervezési mintát használ. Ennek fő célja, hogy 3 elkülönített réteg felel az adatokért és azok megjelenítéséért. </w:t>
      </w:r>
      <w:r w:rsidR="002C5F2F" w:rsidRPr="00A456B8">
        <w:t xml:space="preserve"> [11]</w:t>
      </w:r>
    </w:p>
    <w:p w14:paraId="00124CF6" w14:textId="2210C64B" w:rsidR="00A76641" w:rsidRPr="00AE6002" w:rsidRDefault="00A76641" w:rsidP="00816D86">
      <w:pPr>
        <w:pStyle w:val="szdszveg"/>
      </w:pPr>
      <w:r w:rsidRPr="00A456B8">
        <w:t>A fent említett 3 réteg közül az adatelérési réteg szolgál arra, hogy a saját adatbázis szerkezet implementálásra tudjon kerülni. Ezzel egy bármelyik másik MVC modellre épülő keretrendszerbe is könnyen beilleszthető lenne.</w:t>
      </w:r>
    </w:p>
    <w:p w14:paraId="7062F09B" w14:textId="77777777" w:rsidR="00EF6F8B" w:rsidRPr="00E67492" w:rsidRDefault="009D52BD" w:rsidP="006D585D">
      <w:pPr>
        <w:pStyle w:val="szdcmsor3"/>
      </w:pPr>
      <w:bookmarkStart w:id="19" w:name="_Toc196410021"/>
      <w:r w:rsidRPr="00E67492">
        <w:t>Adatbázist futtató konténer</w:t>
      </w:r>
      <w:bookmarkEnd w:id="19"/>
    </w:p>
    <w:p w14:paraId="1EB5639F" w14:textId="77777777" w:rsidR="00724227" w:rsidRPr="00E67492" w:rsidRDefault="001F2B7E" w:rsidP="00724227">
      <w:pPr>
        <w:pStyle w:val="szdszveg"/>
      </w:pPr>
      <w:r w:rsidRPr="00E67492">
        <w:t>Egy elszeparált funkcionalitás az adatbázis szolgáltatás. Az alkalmazás enélkül nem kap adatokat és nem képes működni. Az elszeparáltsága segít egy esetleges jövőbeni erőforrás bővítés esetében. Az alkalmazás konténer egy hálózati kapcsolaton kommunikál az adatbázissal. Ez ebben az esetben localhoston keresztül történik a leggyorsabb elérés érdekében.</w:t>
      </w:r>
    </w:p>
    <w:p w14:paraId="2FBB813C" w14:textId="77777777" w:rsidR="00724227" w:rsidRPr="00E67492" w:rsidRDefault="00724227" w:rsidP="006D585D">
      <w:pPr>
        <w:pStyle w:val="szdcmsor3"/>
      </w:pPr>
      <w:bookmarkStart w:id="20" w:name="_Toc196410022"/>
      <w:r w:rsidRPr="00E67492">
        <w:t>Felhasználói felület</w:t>
      </w:r>
      <w:bookmarkEnd w:id="20"/>
    </w:p>
    <w:p w14:paraId="4759B6A9" w14:textId="050D2162" w:rsidR="00724227" w:rsidRPr="00D65F7E" w:rsidRDefault="00724227" w:rsidP="00724227">
      <w:pPr>
        <w:pStyle w:val="szdszveg"/>
      </w:pPr>
      <w:r w:rsidRPr="00B65A16">
        <w:t>A végfelhasználó egy webszervert ér el. Ez biztosítja, hogy telepítés nélkül korlátlan eszközről elérhető legyen a szolgáltatás. Ezt a fu</w:t>
      </w:r>
      <w:r w:rsidRPr="00D65F7E">
        <w:t>nkcionalitást az alkalmazást futtató konténer adja egy nyitott porton keresztül. Amennyiben a teljesítmény csökkenése lenne tapasztalható egy teljesítmény elosztó bevezetése válhat szükségessé és több példány egyidejű és szinkronizált futtatása lenne elengedhetetlen.</w:t>
      </w:r>
    </w:p>
    <w:p w14:paraId="63C66F96" w14:textId="59F35908" w:rsidR="00843615" w:rsidRPr="00AE6002" w:rsidRDefault="00843615" w:rsidP="00843615">
      <w:pPr>
        <w:pStyle w:val="szdcmsor2"/>
      </w:pPr>
      <w:bookmarkStart w:id="21" w:name="_Toc196410023"/>
      <w:r w:rsidRPr="00AE6002">
        <w:t>Adatbázis tervezése</w:t>
      </w:r>
      <w:bookmarkEnd w:id="21"/>
    </w:p>
    <w:p w14:paraId="67AB78D2" w14:textId="7EE23E9E" w:rsidR="00843615" w:rsidRPr="00A456B8" w:rsidRDefault="00843615" w:rsidP="00843615">
      <w:pPr>
        <w:pStyle w:val="szdszveg"/>
      </w:pPr>
      <w:r w:rsidRPr="00A456B8">
        <w:t xml:space="preserve">Az alkalmazás két külön adatbázist használ két különálló és független funkció biztosítására. Az egyik adatbázis a felhasználók adatait tartalmazza és a hitelesítéshez van rá szükség. Ennek struktúrája adott a Django dokumentációból. Ezen a ponton kell meghozni az első fontos döntést az adatbázissal kapcsolatban, mert a keretrendszernek támogatnia kell a használandó szolgáltatást. Szerencsére széles választék áll rendelkezésre, mint például </w:t>
      </w:r>
      <w:r w:rsidR="00DB271D" w:rsidRPr="00A456B8">
        <w:t>a PostgreSQL</w:t>
      </w:r>
      <w:r w:rsidRPr="00A456B8">
        <w:t>, MySQL, MariaDB vagy akár az SQLite is. A választás során figyelembe kell venni az alkalmazásban lévő másik adatbázist is, hogy minden kellő funkcionalitás megtalálható legyen a választott motorban.</w:t>
      </w:r>
    </w:p>
    <w:p w14:paraId="6A1E41E2" w14:textId="6AD3F8CC" w:rsidR="00485A7A" w:rsidRPr="00A456B8" w:rsidRDefault="00483ED2" w:rsidP="00843615">
      <w:pPr>
        <w:pStyle w:val="szdszveg"/>
      </w:pPr>
      <w:r w:rsidRPr="00A456B8">
        <w:rPr>
          <w:noProof/>
        </w:rPr>
        <w:lastRenderedPageBreak/>
        <mc:AlternateContent>
          <mc:Choice Requires="wps">
            <w:drawing>
              <wp:anchor distT="0" distB="0" distL="114300" distR="114300" simplePos="0" relativeHeight="251661312" behindDoc="0" locked="0" layoutInCell="1" allowOverlap="1" wp14:anchorId="197FEA80" wp14:editId="3D2AD890">
                <wp:simplePos x="0" y="0"/>
                <wp:positionH relativeFrom="page">
                  <wp:align>center</wp:align>
                </wp:positionH>
                <wp:positionV relativeFrom="paragraph">
                  <wp:posOffset>4130155</wp:posOffset>
                </wp:positionV>
                <wp:extent cx="6338570" cy="403225"/>
                <wp:effectExtent l="0" t="0" r="5080" b="0"/>
                <wp:wrapTopAndBottom/>
                <wp:docPr id="6" name="Szövegdoboz 6"/>
                <wp:cNvGraphicFramePr/>
                <a:graphic xmlns:a="http://schemas.openxmlformats.org/drawingml/2006/main">
                  <a:graphicData uri="http://schemas.microsoft.com/office/word/2010/wordprocessingShape">
                    <wps:wsp>
                      <wps:cNvSpPr txBox="1"/>
                      <wps:spPr>
                        <a:xfrm>
                          <a:off x="0" y="0"/>
                          <a:ext cx="6338570" cy="403225"/>
                        </a:xfrm>
                        <a:prstGeom prst="rect">
                          <a:avLst/>
                        </a:prstGeom>
                        <a:solidFill>
                          <a:prstClr val="white"/>
                        </a:solidFill>
                        <a:ln>
                          <a:noFill/>
                        </a:ln>
                      </wps:spPr>
                      <wps:txbx>
                        <w:txbxContent>
                          <w:p w14:paraId="539B57B4" w14:textId="6E9300DC" w:rsidR="008E67B1" w:rsidRPr="00323A14" w:rsidRDefault="008D19B1" w:rsidP="0006570D">
                            <w:pPr>
                              <w:pStyle w:val="Kpalrs"/>
                              <w:jc w:val="center"/>
                              <w:rPr>
                                <w:noProof/>
                              </w:rPr>
                            </w:pPr>
                            <w:r>
                              <w:rPr>
                                <w:noProof/>
                              </w:rPr>
                              <w:t>5</w:t>
                            </w:r>
                            <w:r w:rsidR="008E67B1">
                              <w:t>. ábra. Gyártás hierarchia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FEA80" id="Szövegdoboz 6" o:spid="_x0000_s1027" type="#_x0000_t202" style="position:absolute;left:0;text-align:left;margin-left:0;margin-top:325.2pt;width:499.1pt;height:31.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" stroked="f">
                <v:textbox inset="0,0,0,0">
                  <w:txbxContent>
                    <w:p w14:paraId="539B57B4" w14:textId="6E9300DC" w:rsidR="008E67B1" w:rsidRPr="00323A14" w:rsidRDefault="008D19B1" w:rsidP="0006570D">
                      <w:pPr>
                        <w:pStyle w:val="Kpalrs"/>
                        <w:jc w:val="center"/>
                        <w:rPr>
                          <w:noProof/>
                        </w:rPr>
                      </w:pPr>
                      <w:r>
                        <w:rPr>
                          <w:noProof/>
                        </w:rPr>
                        <w:t>5</w:t>
                      </w:r>
                      <w:r w:rsidR="008E67B1">
                        <w:t>. ábra. Gyártás hierarchia modellje</w:t>
                      </w:r>
                    </w:p>
                  </w:txbxContent>
                </v:textbox>
                <w10:wrap type="topAndBottom" anchorx="page"/>
              </v:shape>
            </w:pict>
          </mc:Fallback>
        </mc:AlternateContent>
      </w:r>
      <w:r w:rsidR="001311E1" w:rsidRPr="00A456B8">
        <w:rPr>
          <w:noProof/>
        </w:rPr>
        <w:drawing>
          <wp:anchor distT="0" distB="0" distL="114300" distR="114300" simplePos="0" relativeHeight="251659264" behindDoc="0" locked="0" layoutInCell="1" allowOverlap="1" wp14:anchorId="2C8044AD" wp14:editId="2FC2DF09">
            <wp:simplePos x="0" y="0"/>
            <wp:positionH relativeFrom="page">
              <wp:posOffset>581660</wp:posOffset>
            </wp:positionH>
            <wp:positionV relativeFrom="paragraph">
              <wp:posOffset>996315</wp:posOffset>
            </wp:positionV>
            <wp:extent cx="6139180" cy="3087370"/>
            <wp:effectExtent l="0" t="0" r="0" b="1778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485A7A" w:rsidRPr="00A456B8">
        <w:t>Az alkalmazás másik adatbázisa tartalmazza az alkalmazás futásához szükséges érdemi adatokat és struktúrákat. Ez tárolja az alkatrészeket, a beszállítókat és a raktárkészletet is. Az előzetes igényfelmérésből kiderült, hogy az Ügyfél a következő struktúrában szeretné tárolni a gyártását.</w:t>
      </w:r>
    </w:p>
    <w:p w14:paraId="1D7A353B" w14:textId="745DC1D4" w:rsidR="00B74074" w:rsidRPr="00A456B8" w:rsidRDefault="00B74074" w:rsidP="00B74074">
      <w:pPr>
        <w:pStyle w:val="szdcmsor3"/>
      </w:pPr>
      <w:bookmarkStart w:id="22" w:name="_Toc196410024"/>
      <w:r w:rsidRPr="00A456B8">
        <w:t>EK diagram</w:t>
      </w:r>
      <w:bookmarkEnd w:id="22"/>
    </w:p>
    <w:p w14:paraId="5870A997" w14:textId="010D1457" w:rsidR="00485A7A" w:rsidRPr="00A456B8" w:rsidRDefault="00201B26" w:rsidP="00843615">
      <w:pPr>
        <w:pStyle w:val="szdszveg"/>
      </w:pPr>
      <w:r w:rsidRPr="00A456B8">
        <w:t xml:space="preserve">Az adatbázis tervezéséhez </w:t>
      </w:r>
      <w:r w:rsidR="0053707A" w:rsidRPr="00A456B8">
        <w:t>szükség lesz az EK diagramra. Ehhez össze kell gyűjteni a tárolandó tulajdonságokat. Az adatbázis fő elemét az „Elem” fogja képezni. Ez tárolja az összes tulajdonságot</w:t>
      </w:r>
      <w:r w:rsidR="00E7510E" w:rsidRPr="00A456B8">
        <w:t>,</w:t>
      </w:r>
      <w:r w:rsidR="0053707A" w:rsidRPr="00A456B8">
        <w:t xml:space="preserve"> és ebből a táblából indulnak ki az altáblák az egyszerűsítés végett. Az Elem nevű egyednek tárolnia kell a következő tulajdonságokat:</w:t>
      </w:r>
    </w:p>
    <w:p w14:paraId="333E55F8" w14:textId="3A974C63" w:rsidR="0053707A" w:rsidRPr="00A456B8" w:rsidRDefault="0053707A" w:rsidP="003E6C9A">
      <w:pPr>
        <w:pStyle w:val="szdfelsorolsszm"/>
        <w:numPr>
          <w:ilvl w:val="0"/>
          <w:numId w:val="12"/>
        </w:numPr>
      </w:pPr>
      <w:r w:rsidRPr="00A456B8">
        <w:t>Egyedi azonosító</w:t>
      </w:r>
    </w:p>
    <w:p w14:paraId="595A43DC" w14:textId="024C19B0" w:rsidR="0053707A" w:rsidRPr="00A456B8" w:rsidRDefault="0053707A" w:rsidP="003E6C9A">
      <w:pPr>
        <w:pStyle w:val="szdfelsorolsszm"/>
      </w:pPr>
      <w:r w:rsidRPr="00A456B8">
        <w:t>Típus (Projekt, Termék, Összeszerelés, Művelet, Alkatrész)</w:t>
      </w:r>
    </w:p>
    <w:p w14:paraId="725822DC" w14:textId="2F7EC9DC" w:rsidR="0053707A" w:rsidRPr="00A456B8" w:rsidRDefault="0053707A" w:rsidP="003E6C9A">
      <w:pPr>
        <w:pStyle w:val="szdfelsorolsszm"/>
      </w:pPr>
      <w:r w:rsidRPr="00A456B8">
        <w:t>Név</w:t>
      </w:r>
    </w:p>
    <w:p w14:paraId="2E12B9FD" w14:textId="4AB02055" w:rsidR="0053707A" w:rsidRPr="00A456B8" w:rsidRDefault="0053707A" w:rsidP="003E6C9A">
      <w:pPr>
        <w:pStyle w:val="szdfelsorolsszm"/>
      </w:pPr>
      <w:r w:rsidRPr="00A456B8">
        <w:t>Gyártói kód</w:t>
      </w:r>
    </w:p>
    <w:p w14:paraId="61D531EC" w14:textId="569B9A27" w:rsidR="0053707A" w:rsidRPr="00A456B8" w:rsidRDefault="0053707A" w:rsidP="003E6C9A">
      <w:pPr>
        <w:pStyle w:val="szdfelsorolsszm"/>
      </w:pPr>
      <w:r w:rsidRPr="00A456B8">
        <w:t>Ikon – Miniatűr kép</w:t>
      </w:r>
    </w:p>
    <w:p w14:paraId="2A75BEAF" w14:textId="3ABB8482" w:rsidR="0053707A" w:rsidRPr="00A456B8" w:rsidRDefault="0053707A" w:rsidP="003E6C9A">
      <w:pPr>
        <w:pStyle w:val="szdfelsorolsszm"/>
      </w:pPr>
      <w:r w:rsidRPr="00A456B8">
        <w:t>Feltöltött fájlok adatai</w:t>
      </w:r>
    </w:p>
    <w:p w14:paraId="46D74E89" w14:textId="1E005D61" w:rsidR="0053707A" w:rsidRPr="00A456B8" w:rsidRDefault="0053707A" w:rsidP="003E6C9A">
      <w:pPr>
        <w:pStyle w:val="szdfelsorolsszm"/>
      </w:pPr>
      <w:r w:rsidRPr="00A456B8">
        <w:t>Rendelési lehetőségek, amennyiben vannak</w:t>
      </w:r>
    </w:p>
    <w:p w14:paraId="0F0B25B6" w14:textId="0DEDF63B" w:rsidR="0053707A" w:rsidRPr="00A456B8" w:rsidRDefault="0053707A" w:rsidP="003E6C9A">
      <w:pPr>
        <w:pStyle w:val="szdfelsorolsszm"/>
      </w:pPr>
      <w:r w:rsidRPr="00A456B8">
        <w:t>A rendelési lehetőségekhez szükséges beszállítói adatok</w:t>
      </w:r>
    </w:p>
    <w:p w14:paraId="7D0BE29D" w14:textId="4A92E86B" w:rsidR="0053707A" w:rsidRPr="00A456B8" w:rsidRDefault="0053707A" w:rsidP="003E6C9A">
      <w:pPr>
        <w:pStyle w:val="szdfelsorolsszm"/>
      </w:pPr>
      <w:r w:rsidRPr="00A456B8">
        <w:t>Raktárkészlet információ</w:t>
      </w:r>
    </w:p>
    <w:p w14:paraId="00EB2578" w14:textId="766303A0" w:rsidR="00895D58" w:rsidRPr="00A456B8" w:rsidRDefault="00895D58" w:rsidP="00895D58">
      <w:pPr>
        <w:pStyle w:val="szdszveg"/>
      </w:pPr>
      <w:r w:rsidRPr="00A456B8">
        <w:rPr>
          <w:noProof/>
        </w:rPr>
        <w:lastRenderedPageBreak/>
        <mc:AlternateContent>
          <mc:Choice Requires="wps">
            <w:drawing>
              <wp:anchor distT="0" distB="0" distL="114300" distR="114300" simplePos="0" relativeHeight="251664384" behindDoc="0" locked="0" layoutInCell="1" allowOverlap="1" wp14:anchorId="4F8F04BD" wp14:editId="61F32420">
                <wp:simplePos x="0" y="0"/>
                <wp:positionH relativeFrom="margin">
                  <wp:align>right</wp:align>
                </wp:positionH>
                <wp:positionV relativeFrom="paragraph">
                  <wp:posOffset>4989195</wp:posOffset>
                </wp:positionV>
                <wp:extent cx="5807075" cy="415290"/>
                <wp:effectExtent l="0" t="0" r="3175" b="3810"/>
                <wp:wrapTopAndBottom/>
                <wp:docPr id="10" name="Szövegdoboz 10"/>
                <wp:cNvGraphicFramePr/>
                <a:graphic xmlns:a="http://schemas.openxmlformats.org/drawingml/2006/main">
                  <a:graphicData uri="http://schemas.microsoft.com/office/word/2010/wordprocessingShape">
                    <wps:wsp>
                      <wps:cNvSpPr txBox="1"/>
                      <wps:spPr>
                        <a:xfrm>
                          <a:off x="0" y="0"/>
                          <a:ext cx="5807075" cy="415290"/>
                        </a:xfrm>
                        <a:prstGeom prst="rect">
                          <a:avLst/>
                        </a:prstGeom>
                        <a:solidFill>
                          <a:prstClr val="white"/>
                        </a:solidFill>
                        <a:ln>
                          <a:noFill/>
                        </a:ln>
                      </wps:spPr>
                      <wps:txbx>
                        <w:txbxContent>
                          <w:p w14:paraId="125BDE39" w14:textId="2502C0C1" w:rsidR="008E67B1" w:rsidRPr="00F91FA2" w:rsidRDefault="008D19B1" w:rsidP="00895D58">
                            <w:pPr>
                              <w:pStyle w:val="Kpalrs"/>
                              <w:jc w:val="center"/>
                            </w:pPr>
                            <w:r>
                              <w:t>6</w:t>
                            </w:r>
                            <w:r w:rsidR="008E67B1">
                              <w:t>. ábra – EK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F04BD" id="Szövegdoboz 10" o:spid="_x0000_s1028" type="#_x0000_t202" style="position:absolute;left:0;text-align:left;margin-left:406.05pt;margin-top:392.85pt;width:457.25pt;height:32.7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" stroked="f">
                <v:textbox inset="0,0,0,0">
                  <w:txbxContent>
                    <w:p w14:paraId="125BDE39" w14:textId="2502C0C1" w:rsidR="008E67B1" w:rsidRPr="00F91FA2" w:rsidRDefault="008D19B1" w:rsidP="00895D58">
                      <w:pPr>
                        <w:pStyle w:val="Kpalrs"/>
                        <w:jc w:val="center"/>
                      </w:pPr>
                      <w:r>
                        <w:t>6</w:t>
                      </w:r>
                      <w:r w:rsidR="008E67B1">
                        <w:t>. ábra – EK diagram</w:t>
                      </w:r>
                    </w:p>
                  </w:txbxContent>
                </v:textbox>
                <w10:wrap type="topAndBottom" anchorx="margin"/>
              </v:shape>
            </w:pict>
          </mc:Fallback>
        </mc:AlternateContent>
      </w:r>
      <w:r w:rsidRPr="00A456B8">
        <w:rPr>
          <w:noProof/>
        </w:rPr>
        <w:drawing>
          <wp:anchor distT="0" distB="0" distL="114300" distR="114300" simplePos="0" relativeHeight="251662336" behindDoc="0" locked="0" layoutInCell="1" allowOverlap="1" wp14:anchorId="5BD413CF" wp14:editId="47BDC0E2">
            <wp:simplePos x="0" y="0"/>
            <wp:positionH relativeFrom="margin">
              <wp:align>right</wp:align>
            </wp:positionH>
            <wp:positionV relativeFrom="paragraph">
              <wp:posOffset>726440</wp:posOffset>
            </wp:positionV>
            <wp:extent cx="5807075" cy="4203700"/>
            <wp:effectExtent l="0" t="0" r="3175" b="635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044" t="4162" r="6540" b="5474"/>
                    <a:stretch/>
                  </pic:blipFill>
                  <pic:spPr bwMode="auto">
                    <a:xfrm>
                      <a:off x="0" y="0"/>
                      <a:ext cx="5807075"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56B8">
        <w:t>Ezekben a tulajdonságokban több is összetett vagy duplán tárolt lenne, így az egyed kapcsolat diagramban ez már szétbontásra került a minél könnyebb tárolás és használat céljából.</w:t>
      </w:r>
    </w:p>
    <w:p w14:paraId="75D6D0A7" w14:textId="1A966BE6" w:rsidR="00B74074" w:rsidRPr="00A456B8" w:rsidRDefault="00B74074" w:rsidP="00B74074">
      <w:pPr>
        <w:pStyle w:val="szdcmsor3"/>
      </w:pPr>
      <w:bookmarkStart w:id="23" w:name="_Toc196410025"/>
      <w:r w:rsidRPr="00A456B8">
        <w:t>Végső adatbázisszerkezet kialakítása</w:t>
      </w:r>
      <w:bookmarkEnd w:id="23"/>
    </w:p>
    <w:p w14:paraId="2C3E617D" w14:textId="548E6573" w:rsidR="00895D58" w:rsidRPr="00A456B8" w:rsidRDefault="000D080B" w:rsidP="00895D58">
      <w:pPr>
        <w:pStyle w:val="szdszveg"/>
      </w:pPr>
      <w:r w:rsidRPr="00A456B8">
        <w:t xml:space="preserve">A fenti EK diagram szerinti megvalósítás lehetővé teszi az elemek rekurzív egymásba rendezését, több fájl egyidejű hozzácsatolását, több rendelési lehetőség rögzítését és a raktárkészlet kezelését is, rendelési történettel. </w:t>
      </w:r>
    </w:p>
    <w:p w14:paraId="2D3DD6CB" w14:textId="6366C12B" w:rsidR="00406BB0" w:rsidRPr="00A456B8" w:rsidRDefault="00406BB0" w:rsidP="00A456B8">
      <w:pPr>
        <w:pStyle w:val="szdszveg"/>
      </w:pPr>
      <w:r w:rsidRPr="00A456B8">
        <w:t xml:space="preserve">A normalizálási szabályok </w:t>
      </w:r>
      <w:r w:rsidR="00083E36" w:rsidRPr="00A456B8">
        <w:t>figyelembevételével</w:t>
      </w:r>
      <w:r w:rsidRPr="00A456B8">
        <w:t xml:space="preserve"> kell elkezdeni a végső adatbázis tervezést. A jelenlegi EK diagram nem felel meg az első normálformának sem, mivel vannak olyan attribútumok, amelyek összetettek.</w:t>
      </w:r>
      <w:r w:rsidR="00E7510E" w:rsidRPr="00A456B8">
        <w:t xml:space="preserve"> </w:t>
      </w:r>
      <w:r w:rsidR="00640A4B" w:rsidRPr="00A456B8">
        <w:t>[12]</w:t>
      </w:r>
    </w:p>
    <w:p w14:paraId="59A74DC7" w14:textId="4ECBDBF7" w:rsidR="009A7B14" w:rsidRPr="00A456B8" w:rsidRDefault="009A7B14" w:rsidP="009A7B14">
      <w:pPr>
        <w:pStyle w:val="szdszveg"/>
      </w:pPr>
      <w:r w:rsidRPr="00A456B8">
        <w:t xml:space="preserve">A </w:t>
      </w:r>
      <w:r w:rsidRPr="00A456B8">
        <w:rPr>
          <w:i/>
          <w:iCs/>
        </w:rPr>
        <w:t>fájlok</w:t>
      </w:r>
      <w:r w:rsidRPr="00A456B8">
        <w:t xml:space="preserve"> egy összetett attribútum, amely külön táblát igényel ezen szabályok szerint. Ugyan ezen logika mentén kerül a rendelési lehetőségek és a beszállítók is külön-külön táblába. Ez biztosítja majd, hogy ne legyen felesleges duplikált adat az adatbázisban</w:t>
      </w:r>
      <w:r w:rsidR="00E7510E" w:rsidRPr="00A456B8">
        <w:t>,</w:t>
      </w:r>
      <w:r w:rsidRPr="00A456B8">
        <w:t xml:space="preserve"> és csupán egyszerű attribútumok szerepeljenek. A raktárkészlet is külön táblát igényel, mivel több az egyhez kapcsolatot kell megvalósítani. Egy termék többször is bevételezésre kerülhet és többször kiszállítható külön-külön termékekben. A tervezés során azonban az </w:t>
      </w:r>
      <w:r w:rsidRPr="00A456B8">
        <w:lastRenderedPageBreak/>
        <w:t xml:space="preserve">indexelés- és lekérdezés tervezés során felmerülő problémák miatt nem lehet minden összetett kulcsot megszüntetni, az a használhatóság és karbantarthatóság rovására menne. A </w:t>
      </w:r>
      <w:r w:rsidRPr="00A456B8">
        <w:rPr>
          <w:noProof/>
        </w:rPr>
        <mc:AlternateContent>
          <mc:Choice Requires="wps">
            <w:drawing>
              <wp:anchor distT="0" distB="0" distL="114300" distR="114300" simplePos="0" relativeHeight="251670528" behindDoc="0" locked="0" layoutInCell="1" allowOverlap="1" wp14:anchorId="563E45E2" wp14:editId="559D6F19">
                <wp:simplePos x="0" y="0"/>
                <wp:positionH relativeFrom="column">
                  <wp:posOffset>-337185</wp:posOffset>
                </wp:positionH>
                <wp:positionV relativeFrom="paragraph">
                  <wp:posOffset>4202430</wp:posOffset>
                </wp:positionV>
                <wp:extent cx="6243955"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6243955" cy="635"/>
                        </a:xfrm>
                        <a:prstGeom prst="rect">
                          <a:avLst/>
                        </a:prstGeom>
                        <a:solidFill>
                          <a:prstClr val="white"/>
                        </a:solidFill>
                        <a:ln>
                          <a:noFill/>
                        </a:ln>
                      </wps:spPr>
                      <wps:txbx>
                        <w:txbxContent>
                          <w:p w14:paraId="606963EB" w14:textId="0159EC47" w:rsidR="008E67B1" w:rsidRPr="00521078" w:rsidRDefault="008D19B1" w:rsidP="009A7B14">
                            <w:pPr>
                              <w:pStyle w:val="Kpalrs"/>
                              <w:jc w:val="center"/>
                            </w:pPr>
                            <w:r>
                              <w:t>7</w:t>
                            </w:r>
                            <w:r w:rsidR="008E67B1">
                              <w:t>. ábra – Végső adatbázis szerkezet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E45E2" id="Szövegdoboz 14" o:spid="_x0000_s1029" type="#_x0000_t202" style="position:absolute;left:0;text-align:left;margin-left:-26.55pt;margin-top:330.9pt;width:49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" stroked="f">
                <v:textbox style="mso-fit-shape-to-text:t" inset="0,0,0,0">
                  <w:txbxContent>
                    <w:p w14:paraId="606963EB" w14:textId="0159EC47" w:rsidR="008E67B1" w:rsidRPr="00521078" w:rsidRDefault="008D19B1" w:rsidP="009A7B14">
                      <w:pPr>
                        <w:pStyle w:val="Kpalrs"/>
                        <w:jc w:val="center"/>
                      </w:pPr>
                      <w:r>
                        <w:t>7</w:t>
                      </w:r>
                      <w:r w:rsidR="008E67B1">
                        <w:t>. ábra – Végső adatbázis szerkezet</w:t>
                      </w:r>
                    </w:p>
                  </w:txbxContent>
                </v:textbox>
                <w10:wrap type="topAndBottom"/>
              </v:shape>
            </w:pict>
          </mc:Fallback>
        </mc:AlternateContent>
      </w:r>
      <w:del w:id="24" w:author="Badinszky Dániel Bence" w:date="2025-03-30T09:18:00Z">
        <w:r w:rsidRPr="00A456B8" w:rsidDel="00335031">
          <w:rPr>
            <w:noProof/>
          </w:rPr>
          <mc:AlternateContent>
            <mc:Choice Requires="wpg">
              <w:drawing>
                <wp:anchor distT="0" distB="0" distL="114300" distR="114300" simplePos="0" relativeHeight="251667456" behindDoc="0" locked="0" layoutInCell="1" allowOverlap="1" wp14:anchorId="472E6115" wp14:editId="2D5ED700">
                  <wp:simplePos x="0" y="0"/>
                  <wp:positionH relativeFrom="column">
                    <wp:posOffset>-337185</wp:posOffset>
                  </wp:positionH>
                  <wp:positionV relativeFrom="paragraph">
                    <wp:posOffset>1043940</wp:posOffset>
                  </wp:positionV>
                  <wp:extent cx="6243955" cy="3101340"/>
                  <wp:effectExtent l="0" t="0" r="4445" b="3810"/>
                  <wp:wrapTopAndBottom/>
                  <wp:docPr id="13" name="Csoportba foglalás 13"/>
                  <wp:cNvGraphicFramePr/>
                  <a:graphic xmlns:a="http://schemas.openxmlformats.org/drawingml/2006/main">
                    <a:graphicData uri="http://schemas.microsoft.com/office/word/2010/wordprocessingGroup">
                      <wpg:wgp>
                        <wpg:cNvGrpSpPr/>
                        <wpg:grpSpPr>
                          <a:xfrm>
                            <a:off x="0" y="0"/>
                            <a:ext cx="6243955" cy="3101340"/>
                            <a:chOff x="0" y="0"/>
                            <a:chExt cx="6243955" cy="3101340"/>
                          </a:xfrm>
                        </wpg:grpSpPr>
                        <pic:pic xmlns:pic="http://schemas.openxmlformats.org/drawingml/2006/picture">
                          <pic:nvPicPr>
                            <pic:cNvPr id="11" name="Kép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43955" cy="3101340"/>
                            </a:xfrm>
                            <a:prstGeom prst="rect">
                              <a:avLst/>
                            </a:prstGeom>
                          </pic:spPr>
                        </pic:pic>
                      </wpg:wgp>
                    </a:graphicData>
                  </a:graphic>
                </wp:anchor>
              </w:drawing>
            </mc:Choice>
            <mc:Fallback xmlns:w16sdtfl="http://schemas.microsoft.com/office/word/2024/wordml/sdtformatlock" xmlns:w16du="http://schemas.microsoft.com/office/word/2023/wordml/word16du" xmlns:oel="http://schemas.microsoft.com/office/2019/extlst">
              <w:pict>
                <v:group w14:anchorId="1F7E83C6" id="Csoportba foglalás 13" o:spid="_x0000_s1026" style="position:absolute;margin-left:-26.55pt;margin-top:82.2pt;width:491.65pt;height:244.2pt;z-index:251667456" coordsize="62439,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1" o:spid="_x0000_s1027" type="#_x0000_t75" style="position:absolute;width:62439;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">
                    <v:imagedata r:id="rId27" o:title=""/>
                  </v:shape>
                  <w10:wrap type="topAndBottom"/>
                </v:group>
              </w:pict>
            </mc:Fallback>
          </mc:AlternateContent>
        </w:r>
      </w:del>
      <w:r w:rsidRPr="00A456B8">
        <w:t>tervezés eredményeképpen a következő szerkezet állt elő:</w:t>
      </w:r>
    </w:p>
    <w:p w14:paraId="57E10012" w14:textId="508933A6" w:rsidR="009A7B14" w:rsidRPr="004169A5" w:rsidRDefault="00335031" w:rsidP="009A7B14">
      <w:pPr>
        <w:pStyle w:val="szdszveg"/>
        <w:rPr>
          <w:highlight w:val="red"/>
        </w:rPr>
      </w:pPr>
      <w:r>
        <w:rPr>
          <w:noProof/>
        </w:rPr>
        <w:drawing>
          <wp:anchor distT="0" distB="0" distL="114300" distR="114300" simplePos="0" relativeHeight="251668480" behindDoc="0" locked="0" layoutInCell="1" allowOverlap="1" wp14:anchorId="46989374" wp14:editId="1BE42429">
            <wp:simplePos x="0" y="0"/>
            <wp:positionH relativeFrom="column">
              <wp:posOffset>-332625</wp:posOffset>
            </wp:positionH>
            <wp:positionV relativeFrom="paragraph">
              <wp:posOffset>258453</wp:posOffset>
            </wp:positionV>
            <wp:extent cx="6243955" cy="3101340"/>
            <wp:effectExtent l="0" t="0" r="4445" b="381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43955" cy="3101340"/>
                    </a:xfrm>
                    <a:prstGeom prst="rect">
                      <a:avLst/>
                    </a:prstGeom>
                  </pic:spPr>
                </pic:pic>
              </a:graphicData>
            </a:graphic>
          </wp:anchor>
        </w:drawing>
      </w:r>
    </w:p>
    <w:p w14:paraId="32ABEC8F" w14:textId="4F8F33FC" w:rsidR="009A7B14" w:rsidRPr="00A456B8" w:rsidRDefault="002B5FEF" w:rsidP="001311E1">
      <w:pPr>
        <w:pStyle w:val="szdszveg"/>
      </w:pPr>
      <w:r w:rsidRPr="00A456B8">
        <w:t xml:space="preserve">A tartalmaz tábla </w:t>
      </w:r>
      <w:r w:rsidR="001311E1" w:rsidRPr="00A456B8">
        <w:t>(</w:t>
      </w:r>
      <w:r w:rsidR="001311E1" w:rsidRPr="00A456B8">
        <w:rPr>
          <w:i/>
          <w:iCs/>
        </w:rPr>
        <w:t>consist</w:t>
      </w:r>
      <w:r w:rsidR="001311E1" w:rsidRPr="00A456B8">
        <w:t xml:space="preserve">) tárolja a hierarchia rendszert az elemek között. Egy a többhöz kapcsolatot biztosít. Az adatbázis szerkezet megengedné bármilyen hierarchia szintek egymásba ágyazását, de ez akár végtelen ciklusokhoz is vezethet, így erre a programozás során figyelmet kell fordítani. Vagy egy trigger esemény kell, hogy ellenőrizze a rekordok beszúráskor, hogy ez a probléma nem áll fenn, vagy a backend szoftvernek kell ellenőriznie a query futtatása előtt. Ekkor egy lehetséges megkötés definiálásra is került az adatbázissal kapcsolatban: trigger események kezelése. </w:t>
      </w:r>
      <w:r w:rsidR="002621E8" w:rsidRPr="00A456B8">
        <w:t>Itt egy ID mező bevezetése és kulcsként használata lenne szükséges, hogy az összetett kulcsot megszűntessük. Ebben az esetben is javasolt lenne két további mező indexelése, mert ezek gyakran keresett mezők lesznek, így gyakorlati haszna az ID mező bevezetésének nincs. Hasonló képen járunk el a rendelési lehetőségeknél (</w:t>
      </w:r>
      <w:r w:rsidR="002621E8" w:rsidRPr="00A456B8">
        <w:rPr>
          <w:i/>
          <w:iCs/>
        </w:rPr>
        <w:t>orderable</w:t>
      </w:r>
      <w:r w:rsidR="002621E8" w:rsidRPr="00A456B8">
        <w:t>). Egy terméket egy beszállítótól csak egyszer veszünk fel az adatbázisba, így az mindenképp egyedi rekordot eredményez. Amennyiben megengedjük a kétszeri felvitelt inkonzisztens eredményeket kaphatunk a költségbecslésnél.</w:t>
      </w:r>
    </w:p>
    <w:p w14:paraId="610D7033" w14:textId="55C878A1" w:rsidR="00DE398A" w:rsidRPr="00A456B8" w:rsidRDefault="00DE398A" w:rsidP="001311E1">
      <w:pPr>
        <w:pStyle w:val="szdszveg"/>
      </w:pPr>
      <w:r w:rsidRPr="00A456B8">
        <w:t>Az elem típus tábla (</w:t>
      </w:r>
      <w:r w:rsidRPr="00A456B8">
        <w:rPr>
          <w:i/>
        </w:rPr>
        <w:t>element_types</w:t>
      </w:r>
      <w:r w:rsidRPr="00A456B8">
        <w:t>) tárolja ez előre definiált elemtípusokat, amely ebben az esetben a megállapodások szerint az 5 hierarchia típus. Ezek sz</w:t>
      </w:r>
      <w:r w:rsidR="003E302E" w:rsidRPr="00A456B8">
        <w:t>ö</w:t>
      </w:r>
      <w:r w:rsidRPr="00A456B8">
        <w:t>v</w:t>
      </w:r>
      <w:r w:rsidR="00A456B8">
        <w:t>e</w:t>
      </w:r>
      <w:r w:rsidRPr="00A456B8">
        <w:t>gként</w:t>
      </w:r>
      <w:r w:rsidR="0024757A" w:rsidRPr="00A456B8">
        <w:t>i</w:t>
      </w:r>
      <w:r w:rsidRPr="00A456B8">
        <w:t xml:space="preserve"> tárolása teljesen felesleges lenne, így segédtáblába lettek kiszervezve. </w:t>
      </w:r>
    </w:p>
    <w:p w14:paraId="221F77BA" w14:textId="1FE858EE" w:rsidR="00A05654" w:rsidRPr="00A456B8" w:rsidRDefault="00A05654" w:rsidP="001311E1">
      <w:pPr>
        <w:pStyle w:val="szdszveg"/>
      </w:pPr>
      <w:r w:rsidRPr="00A456B8">
        <w:lastRenderedPageBreak/>
        <w:t>Egy elemhez két féle képen lehet fájl csatolni. Az első a fájlok (</w:t>
      </w:r>
      <w:r w:rsidRPr="00A456B8">
        <w:rPr>
          <w:i/>
        </w:rPr>
        <w:t>files</w:t>
      </w:r>
      <w:r w:rsidRPr="00A456B8">
        <w:t xml:space="preserve">) tábla használata. Egy a többhöz kapcsolattal egy, a fájlrendszerre feltöltött, fájlra mutatnak a rekordjai. </w:t>
      </w:r>
      <w:r w:rsidR="00165A9F" w:rsidRPr="00A456B8">
        <w:t>A fájlrendszer és az adatbázis közti konzisztenciát sajnos az adatbázis nem tudja elvégezni, ez a backend szoftver feladata lesz. A másik mód az elem ikon (</w:t>
      </w:r>
      <w:r w:rsidR="00165A9F" w:rsidRPr="00A456B8">
        <w:rPr>
          <w:i/>
        </w:rPr>
        <w:t>icon</w:t>
      </w:r>
      <w:r w:rsidR="00165A9F" w:rsidRPr="00A456B8">
        <w:t xml:space="preserve">) mező használata. Mivel az elemek általában ikonjukkal együtt lesznek megjelenítve így egy külön hivatkozás mentése a fő táblába hasznos. Mivel ez egy különleges fájl, nem a gyártás része így ez a hivatkozás a fájlok táblába be sem kerül. Ebben a megvalósításban az elemek listázásakor nem kell a fájlok táblát is betölteni és használni, hogy az ikonok megjeleníthetőek </w:t>
      </w:r>
      <w:r w:rsidR="004A3D3C" w:rsidRPr="00A456B8">
        <w:t>legyenek,</w:t>
      </w:r>
      <w:r w:rsidR="00165A9F" w:rsidRPr="00A456B8">
        <w:t xml:space="preserve"> ami futásidőt takarít meg a szerver oldalon.</w:t>
      </w:r>
    </w:p>
    <w:p w14:paraId="22C43AF7" w14:textId="340BF723" w:rsidR="006119C6" w:rsidRPr="00A456B8" w:rsidRDefault="006119C6" w:rsidP="001311E1">
      <w:pPr>
        <w:pStyle w:val="szdszveg"/>
      </w:pPr>
      <w:r w:rsidRPr="00A456B8">
        <w:t>A BOM lista előállítását két tábla összekapcsolásával lehet kivitelezni. Az elemek (</w:t>
      </w:r>
      <w:r w:rsidRPr="00A456B8">
        <w:rPr>
          <w:i/>
        </w:rPr>
        <w:t>elements</w:t>
      </w:r>
      <w:r w:rsidRPr="00A456B8">
        <w:t>) és tartalmaz (</w:t>
      </w:r>
      <w:r w:rsidRPr="00A456B8">
        <w:rPr>
          <w:i/>
        </w:rPr>
        <w:t>consist</w:t>
      </w:r>
      <w:r w:rsidRPr="00A456B8">
        <w:t xml:space="preserve">) táblák összes eleme képes a hierarchia kialakítására. Ez egy rekurzív folyamat. Ennek megvalósítására két lehetőség áll rendelkezésre. Az elsőben a backend szoftver végzi a visszafejtést és minden rekurzív körre egy új query kérést indít. Ez nagyban megnöveli a futási időt és igénybe veszi a </w:t>
      </w:r>
      <w:r w:rsidR="006F4A69" w:rsidRPr="00A456B8">
        <w:t>szervert,</w:t>
      </w:r>
      <w:r w:rsidRPr="00A456B8">
        <w:t xml:space="preserve"> ami kevesebb egyidejű felhasználót jelent. Ámbár ennek előnye, hogy az adatbázisnak nem kell támogatnia a rekurzív lekérdezéseket. A második lehetőségnél a rekurzív kifejtést maga az adatbázis végzi el és a backendnek a teljes visszafejtett listát adja. Ez backed oldaltól szebb és átláthatóbb kódot eredményez. Ennek választása esetén viszont ez egy újabb megkötés az adatbázis motorra nézve. </w:t>
      </w:r>
    </w:p>
    <w:p w14:paraId="58B546EA" w14:textId="338F3A0C" w:rsidR="00B74074" w:rsidRPr="00B706B4" w:rsidRDefault="00B74074" w:rsidP="00B74074">
      <w:pPr>
        <w:pStyle w:val="szdcmsor3"/>
      </w:pPr>
      <w:bookmarkStart w:id="25" w:name="_Toc196410026"/>
      <w:r w:rsidRPr="00B706B4">
        <w:t>Adatbázis méretezése</w:t>
      </w:r>
      <w:bookmarkEnd w:id="25"/>
    </w:p>
    <w:p w14:paraId="151280AC" w14:textId="39284705" w:rsidR="009A7B14" w:rsidRPr="00A456B8" w:rsidRDefault="00E73165" w:rsidP="009A7B14">
      <w:pPr>
        <w:pStyle w:val="szdszveg"/>
      </w:pPr>
      <w:r w:rsidRPr="00B706B4">
        <w:t xml:space="preserve">Az előzetes egyeztetés alapján kiderült, hogy az adatbázis mérete nem lesz túl nagy. Maximum 1000 darab </w:t>
      </w:r>
      <w:r w:rsidR="00B74074" w:rsidRPr="00B706B4">
        <w:t xml:space="preserve">elem tárolására lesz szükség. Minden elemhez 1-2 fájl feltöltése lesz szükséges. Ezek alapján a legnagyobb táblázat a raktárkészlet lesz, ami visszamenőlegesen a teljes bevételi és eladási láncot tartalmazni fogja. Mivel nagy tételben vásárolnak így ez is </w:t>
      </w:r>
      <w:r w:rsidR="00B74074" w:rsidRPr="00A456B8">
        <w:t>évek alatt éri majd el az ezres nagyságrendet. Párhuzamos igénybevételre van szükség, mivel több felhasználó is használhatja egyszerre. Ám szerkeszteni ritkán szerkeszti több ember egyidőben. Mivel a lehetőséget meg kell adni, ezért ezzel is számolni kell a kivitelezés során és a kritikus műveleteket tranzakciókba kell szervezni. Az olvasás azonban korlátlanul megengedett több felhasználónak is. Előzetek kalkulációk alapján maximum 3-4 ember fogja egyszerre használni olvasásra az adatbázist.</w:t>
      </w:r>
    </w:p>
    <w:p w14:paraId="59395BF6" w14:textId="274494B7" w:rsidR="00B74074" w:rsidRPr="00A456B8" w:rsidRDefault="00B74074" w:rsidP="00B74074">
      <w:pPr>
        <w:pStyle w:val="szdcmsor3"/>
      </w:pPr>
      <w:bookmarkStart w:id="26" w:name="_Toc196410027"/>
      <w:r w:rsidRPr="00A456B8">
        <w:t>Különlegesen terhelt időszakok</w:t>
      </w:r>
      <w:bookmarkEnd w:id="26"/>
    </w:p>
    <w:p w14:paraId="0D0A0334" w14:textId="32CE31A3" w:rsidR="005818D4" w:rsidRPr="00A456B8" w:rsidRDefault="005818D4" w:rsidP="005818D4">
      <w:pPr>
        <w:pStyle w:val="szdszveg"/>
      </w:pPr>
      <w:r w:rsidRPr="00A456B8">
        <w:t>Egy új termék bevezetésekor számos rekord felvitelére kerül sor. Ezt akár több mérnök is végzi egyidőben. Ekkor az adatbázis konzisztenciájára tekintettel kell lenni</w:t>
      </w:r>
      <w:r w:rsidR="00A118FF" w:rsidRPr="00A456B8">
        <w:t>,</w:t>
      </w:r>
      <w:r w:rsidRPr="00A456B8">
        <w:t xml:space="preserve"> és számolni </w:t>
      </w:r>
      <w:r w:rsidRPr="00A456B8">
        <w:lastRenderedPageBreak/>
        <w:t>kell a szükséges erőforrásokkal. Mivel ekkor a mérnökök célja a BOM lista digitalizálása, így ebben az időszakban az adatbázis rengetegszer fogja előállítani a rekurzív lekérdezést. Ez különösen terhelt időszak lehet. Mivel ez csupán a kezdeti adatbázis feltöltéskor fordul elő, így egy virtuális környezet alkalmazása könnyen bővíthető erőforrásokat kínál erre a rövidebb időre.</w:t>
      </w:r>
    </w:p>
    <w:p w14:paraId="69768DF8" w14:textId="72695BE8" w:rsidR="005818D4" w:rsidRPr="00A456B8" w:rsidRDefault="005818D4" w:rsidP="005818D4">
      <w:pPr>
        <w:pStyle w:val="szdcmsor3"/>
      </w:pPr>
      <w:bookmarkStart w:id="27" w:name="_Toc196410028"/>
      <w:r w:rsidRPr="00A456B8">
        <w:t>Adatbázis rendszer kiválasztása</w:t>
      </w:r>
      <w:bookmarkEnd w:id="27"/>
    </w:p>
    <w:p w14:paraId="4EF7BB35" w14:textId="1B65BFD5" w:rsidR="005818D4" w:rsidRPr="00A456B8" w:rsidRDefault="005818D4" w:rsidP="005818D4">
      <w:pPr>
        <w:pStyle w:val="szdszveg"/>
      </w:pPr>
      <w:r w:rsidRPr="00A456B8">
        <w:t xml:space="preserve">Az eddig említett adatok alapján </w:t>
      </w:r>
      <w:r w:rsidR="00D372E0" w:rsidRPr="00A456B8">
        <w:t>négy</w:t>
      </w:r>
      <w:r w:rsidRPr="00A456B8">
        <w:t xml:space="preserve"> megkötésnek kell, hogy megfeleljen a használandó adatbázis.</w:t>
      </w:r>
    </w:p>
    <w:p w14:paraId="63669BC0" w14:textId="787D82BF" w:rsidR="005818D4" w:rsidRPr="00A456B8" w:rsidRDefault="005818D4" w:rsidP="005818D4">
      <w:pPr>
        <w:pStyle w:val="szdfelsorolsszm"/>
        <w:numPr>
          <w:ilvl w:val="0"/>
          <w:numId w:val="14"/>
        </w:numPr>
      </w:pPr>
      <w:r w:rsidRPr="00A456B8">
        <w:t>Django támogatás</w:t>
      </w:r>
    </w:p>
    <w:p w14:paraId="1F4CC383" w14:textId="77777777" w:rsidR="005818D4" w:rsidRPr="00A456B8" w:rsidRDefault="005818D4" w:rsidP="005818D4">
      <w:pPr>
        <w:pStyle w:val="szdfelsorolsszm"/>
      </w:pPr>
      <w:r w:rsidRPr="00A456B8">
        <w:t>Trigger utasítások használata</w:t>
      </w:r>
    </w:p>
    <w:p w14:paraId="7F0C99DE" w14:textId="6935814A" w:rsidR="005818D4" w:rsidRPr="00A456B8" w:rsidRDefault="005818D4" w:rsidP="005818D4">
      <w:pPr>
        <w:pStyle w:val="szdfelsorolsszm"/>
      </w:pPr>
      <w:r w:rsidRPr="00A456B8">
        <w:t xml:space="preserve">Rekurzív query lekérdezés futtatása </w:t>
      </w:r>
    </w:p>
    <w:p w14:paraId="31E61751" w14:textId="0793DFE2" w:rsidR="000E597C" w:rsidRPr="00A456B8" w:rsidRDefault="000E597C" w:rsidP="005818D4">
      <w:pPr>
        <w:pStyle w:val="szdfelsorolsszm"/>
      </w:pPr>
      <w:r w:rsidRPr="00A456B8">
        <w:t>Linux támogatás</w:t>
      </w:r>
    </w:p>
    <w:p w14:paraId="1F336DFD" w14:textId="5BABA737" w:rsidR="005818D4" w:rsidRPr="00A456B8" w:rsidRDefault="005818D4" w:rsidP="000E597C">
      <w:pPr>
        <w:pStyle w:val="szdszveg"/>
      </w:pPr>
      <w:r w:rsidRPr="00A456B8">
        <w:t>A megvizsgálandó szoftverek a lehetséges alkalmazásra:</w:t>
      </w:r>
      <w:r w:rsidR="000E597C" w:rsidRPr="00A456B8">
        <w:t xml:space="preserve"> PostgreSQL, MySQL, MariaDB, SQLite. </w:t>
      </w:r>
      <w:r w:rsidRPr="00A456B8">
        <w:t xml:space="preserve">Ezekben a technikákban van jártassága az ottani üzemeltetésnek. </w:t>
      </w:r>
      <w:r w:rsidR="000E597C" w:rsidRPr="00A456B8">
        <w:t>Az összehasonlítást az alábbi táblázat tartalmazza:</w:t>
      </w:r>
    </w:p>
    <w:p w14:paraId="633AD447" w14:textId="0CD30958" w:rsidR="00D372E0" w:rsidRPr="00A456B8" w:rsidRDefault="00A176F9" w:rsidP="00D372E0">
      <w:pPr>
        <w:pStyle w:val="szdtblzatcm"/>
      </w:pPr>
      <w:r w:rsidRPr="00A456B8">
        <w:t>4</w:t>
      </w:r>
      <w:r w:rsidR="00E84E49" w:rsidRPr="00A456B8">
        <w:t xml:space="preserve">. táblázat. </w:t>
      </w:r>
      <w:r w:rsidR="00D372E0" w:rsidRPr="00A456B8">
        <w:t>Adatbázis összehasonlító táblázat</w:t>
      </w:r>
    </w:p>
    <w:tbl>
      <w:tblPr>
        <w:tblStyle w:val="Rcsostblzat"/>
        <w:tblW w:w="0" w:type="auto"/>
        <w:tblLook w:val="04A0" w:firstRow="1" w:lastRow="0" w:firstColumn="1" w:lastColumn="0" w:noHBand="0" w:noVBand="1"/>
      </w:tblPr>
      <w:tblGrid>
        <w:gridCol w:w="1485"/>
        <w:gridCol w:w="803"/>
        <w:gridCol w:w="788"/>
        <w:gridCol w:w="925"/>
        <w:gridCol w:w="820"/>
        <w:gridCol w:w="1411"/>
        <w:gridCol w:w="2544"/>
      </w:tblGrid>
      <w:tr w:rsidR="00D372E0" w:rsidRPr="0034406E" w14:paraId="076C91E4" w14:textId="2C422DEE" w:rsidTr="00A456B8">
        <w:trPr>
          <w:cantSplit/>
          <w:trHeight w:val="1514"/>
        </w:trPr>
        <w:tc>
          <w:tcPr>
            <w:tcW w:w="1485" w:type="dxa"/>
          </w:tcPr>
          <w:p w14:paraId="11948C8B" w14:textId="77777777" w:rsidR="00D372E0" w:rsidRPr="00A456B8" w:rsidRDefault="00D372E0" w:rsidP="00D372E0">
            <w:pPr>
              <w:pStyle w:val="szdtblzat"/>
            </w:pPr>
          </w:p>
        </w:tc>
        <w:tc>
          <w:tcPr>
            <w:tcW w:w="803" w:type="dxa"/>
            <w:textDirection w:val="btLr"/>
          </w:tcPr>
          <w:p w14:paraId="0AE0652D" w14:textId="5973DC59" w:rsidR="00D372E0" w:rsidRPr="00A456B8" w:rsidRDefault="00D372E0" w:rsidP="00D372E0">
            <w:pPr>
              <w:pStyle w:val="szdtblzat"/>
            </w:pPr>
            <w:r w:rsidRPr="00A456B8">
              <w:t>Django támogatás</w:t>
            </w:r>
          </w:p>
        </w:tc>
        <w:tc>
          <w:tcPr>
            <w:tcW w:w="788" w:type="dxa"/>
            <w:textDirection w:val="btLr"/>
          </w:tcPr>
          <w:p w14:paraId="5D96170F" w14:textId="01762C21" w:rsidR="00D372E0" w:rsidRPr="00A456B8" w:rsidRDefault="00D372E0" w:rsidP="00D372E0">
            <w:pPr>
              <w:pStyle w:val="szdtblzat"/>
            </w:pPr>
            <w:r w:rsidRPr="00A456B8">
              <w:t>Trigger kezelés</w:t>
            </w:r>
          </w:p>
        </w:tc>
        <w:tc>
          <w:tcPr>
            <w:tcW w:w="925" w:type="dxa"/>
            <w:textDirection w:val="btLr"/>
          </w:tcPr>
          <w:p w14:paraId="61FF7EA0" w14:textId="4674837E" w:rsidR="00D372E0" w:rsidRPr="00A456B8" w:rsidRDefault="00D372E0" w:rsidP="00D372E0">
            <w:pPr>
              <w:pStyle w:val="szdtblzat"/>
            </w:pPr>
            <w:r w:rsidRPr="00A456B8">
              <w:t>Rekurzív query</w:t>
            </w:r>
          </w:p>
        </w:tc>
        <w:tc>
          <w:tcPr>
            <w:tcW w:w="820" w:type="dxa"/>
            <w:textDirection w:val="btLr"/>
          </w:tcPr>
          <w:p w14:paraId="21A9BAB6" w14:textId="71BCD13B" w:rsidR="00D372E0" w:rsidRPr="00A456B8" w:rsidRDefault="00D372E0" w:rsidP="00D372E0">
            <w:pPr>
              <w:pStyle w:val="szdtblzat"/>
            </w:pPr>
            <w:r w:rsidRPr="00A456B8">
              <w:t>Linux támogatás</w:t>
            </w:r>
          </w:p>
        </w:tc>
        <w:tc>
          <w:tcPr>
            <w:tcW w:w="1411" w:type="dxa"/>
            <w:textDirection w:val="btLr"/>
          </w:tcPr>
          <w:p w14:paraId="7C7C1B12" w14:textId="06A6E4B3" w:rsidR="00D372E0" w:rsidRPr="00A456B8" w:rsidRDefault="00D372E0" w:rsidP="00D372E0">
            <w:pPr>
              <w:pStyle w:val="szdtblzat"/>
            </w:pPr>
            <w:r w:rsidRPr="00A456B8">
              <w:t>Ár</w:t>
            </w:r>
          </w:p>
        </w:tc>
        <w:tc>
          <w:tcPr>
            <w:tcW w:w="2544" w:type="dxa"/>
            <w:textDirection w:val="btLr"/>
          </w:tcPr>
          <w:p w14:paraId="01E8DFC7" w14:textId="6812539E" w:rsidR="00D372E0" w:rsidRPr="00A456B8" w:rsidRDefault="00D372E0" w:rsidP="00D372E0">
            <w:pPr>
              <w:pStyle w:val="szdtblzat"/>
            </w:pPr>
            <w:r w:rsidRPr="00A456B8">
              <w:t>Teljesítmény</w:t>
            </w:r>
          </w:p>
        </w:tc>
      </w:tr>
      <w:tr w:rsidR="00D372E0" w:rsidRPr="0034406E" w14:paraId="22EB8745" w14:textId="5DDD8060" w:rsidTr="00D372E0">
        <w:tc>
          <w:tcPr>
            <w:tcW w:w="1485" w:type="dxa"/>
          </w:tcPr>
          <w:p w14:paraId="6B258D06" w14:textId="458CD62A" w:rsidR="00D372E0" w:rsidRPr="00A456B8" w:rsidRDefault="00D372E0" w:rsidP="00D372E0">
            <w:pPr>
              <w:pStyle w:val="szdtblzat"/>
            </w:pPr>
            <w:r w:rsidRPr="00A456B8">
              <w:t>PostgreSQL</w:t>
            </w:r>
          </w:p>
        </w:tc>
        <w:tc>
          <w:tcPr>
            <w:tcW w:w="803" w:type="dxa"/>
            <w:shd w:val="clear" w:color="auto" w:fill="92D050"/>
          </w:tcPr>
          <w:p w14:paraId="1AA01E09" w14:textId="1D98EEE7" w:rsidR="00D372E0" w:rsidRPr="00A456B8" w:rsidRDefault="00D372E0" w:rsidP="00D372E0">
            <w:pPr>
              <w:pStyle w:val="szdtblzattrzs"/>
            </w:pPr>
            <w:r w:rsidRPr="00A456B8">
              <w:t>natív</w:t>
            </w:r>
          </w:p>
        </w:tc>
        <w:tc>
          <w:tcPr>
            <w:tcW w:w="788" w:type="dxa"/>
            <w:shd w:val="clear" w:color="auto" w:fill="92D050"/>
          </w:tcPr>
          <w:p w14:paraId="0BAD06AE" w14:textId="7752AEBF" w:rsidR="00D372E0" w:rsidRPr="00A456B8" w:rsidRDefault="00D372E0" w:rsidP="00D372E0">
            <w:pPr>
              <w:pStyle w:val="szdtblzattrzs"/>
            </w:pPr>
            <w:r w:rsidRPr="00A456B8">
              <w:t>6.0-tól</w:t>
            </w:r>
          </w:p>
        </w:tc>
        <w:tc>
          <w:tcPr>
            <w:tcW w:w="925" w:type="dxa"/>
            <w:shd w:val="clear" w:color="auto" w:fill="92D050"/>
          </w:tcPr>
          <w:p w14:paraId="07E5F8A9" w14:textId="06C77444" w:rsidR="00D372E0" w:rsidRPr="00A456B8" w:rsidRDefault="00D372E0" w:rsidP="00D372E0">
            <w:pPr>
              <w:pStyle w:val="szdtblzattrzs"/>
            </w:pPr>
            <w:r w:rsidRPr="00A456B8">
              <w:t>8.4-től</w:t>
            </w:r>
          </w:p>
        </w:tc>
        <w:tc>
          <w:tcPr>
            <w:tcW w:w="820" w:type="dxa"/>
            <w:shd w:val="clear" w:color="auto" w:fill="92D050"/>
          </w:tcPr>
          <w:p w14:paraId="1C812EC2" w14:textId="69753E72" w:rsidR="00D372E0" w:rsidRPr="00A456B8" w:rsidRDefault="00D372E0" w:rsidP="00D372E0">
            <w:pPr>
              <w:pStyle w:val="szdtblzattrzs"/>
            </w:pPr>
            <w:r w:rsidRPr="00A456B8">
              <w:t>natív</w:t>
            </w:r>
          </w:p>
        </w:tc>
        <w:tc>
          <w:tcPr>
            <w:tcW w:w="1411" w:type="dxa"/>
            <w:shd w:val="clear" w:color="auto" w:fill="92D050"/>
          </w:tcPr>
          <w:p w14:paraId="431FB06F" w14:textId="15854FC2" w:rsidR="00D372E0" w:rsidRPr="00A456B8" w:rsidRDefault="00D372E0" w:rsidP="00D372E0">
            <w:pPr>
              <w:pStyle w:val="szdtblzattrzs"/>
            </w:pPr>
            <w:r w:rsidRPr="00A456B8">
              <w:t>ingyenes</w:t>
            </w:r>
          </w:p>
        </w:tc>
        <w:tc>
          <w:tcPr>
            <w:tcW w:w="2544" w:type="dxa"/>
            <w:shd w:val="clear" w:color="auto" w:fill="92D050"/>
          </w:tcPr>
          <w:p w14:paraId="1592CDBA" w14:textId="66AD804B" w:rsidR="00D372E0" w:rsidRPr="00A456B8" w:rsidRDefault="00D372E0" w:rsidP="00D372E0">
            <w:pPr>
              <w:pStyle w:val="szdtblzattrzs"/>
            </w:pPr>
            <w:r w:rsidRPr="00A456B8">
              <w:t>Jól teljesít komplex lekérdezéseken és nagy adathalmazokon</w:t>
            </w:r>
          </w:p>
        </w:tc>
      </w:tr>
      <w:tr w:rsidR="00D372E0" w:rsidRPr="0034406E" w14:paraId="5889BA65" w14:textId="3BEB23CD" w:rsidTr="00FB7579">
        <w:tc>
          <w:tcPr>
            <w:tcW w:w="1485" w:type="dxa"/>
          </w:tcPr>
          <w:p w14:paraId="40B11DC9" w14:textId="29AB0E65" w:rsidR="00D372E0" w:rsidRPr="00A456B8" w:rsidRDefault="00D372E0" w:rsidP="00D372E0">
            <w:pPr>
              <w:pStyle w:val="szdtblzat"/>
            </w:pPr>
            <w:r w:rsidRPr="00A456B8">
              <w:t>MySQL</w:t>
            </w:r>
          </w:p>
        </w:tc>
        <w:tc>
          <w:tcPr>
            <w:tcW w:w="803" w:type="dxa"/>
            <w:shd w:val="clear" w:color="auto" w:fill="92D050"/>
          </w:tcPr>
          <w:p w14:paraId="65D078F1" w14:textId="754F5BC7" w:rsidR="00D372E0" w:rsidRPr="00A456B8" w:rsidRDefault="00D372E0" w:rsidP="00D372E0">
            <w:pPr>
              <w:pStyle w:val="szdtblzattrzs"/>
            </w:pPr>
            <w:r w:rsidRPr="00A456B8">
              <w:t>natív</w:t>
            </w:r>
          </w:p>
        </w:tc>
        <w:tc>
          <w:tcPr>
            <w:tcW w:w="788" w:type="dxa"/>
            <w:shd w:val="clear" w:color="auto" w:fill="92D050"/>
          </w:tcPr>
          <w:p w14:paraId="09BC95FD" w14:textId="7A854E1A" w:rsidR="00D372E0" w:rsidRPr="00A456B8" w:rsidRDefault="00D372E0" w:rsidP="00D372E0">
            <w:pPr>
              <w:pStyle w:val="szdtblzattrzs"/>
            </w:pPr>
            <w:r w:rsidRPr="00A456B8">
              <w:t>5.0-tól</w:t>
            </w:r>
          </w:p>
        </w:tc>
        <w:tc>
          <w:tcPr>
            <w:tcW w:w="925" w:type="dxa"/>
            <w:shd w:val="clear" w:color="auto" w:fill="92D050"/>
          </w:tcPr>
          <w:p w14:paraId="22D2B59F" w14:textId="698584AC" w:rsidR="00D372E0" w:rsidRPr="00A456B8" w:rsidRDefault="00D372E0" w:rsidP="00D372E0">
            <w:pPr>
              <w:pStyle w:val="szdtblzattrzs"/>
            </w:pPr>
            <w:r w:rsidRPr="00A456B8">
              <w:t>8.0-tól</w:t>
            </w:r>
          </w:p>
        </w:tc>
        <w:tc>
          <w:tcPr>
            <w:tcW w:w="820" w:type="dxa"/>
            <w:shd w:val="clear" w:color="auto" w:fill="92D050"/>
          </w:tcPr>
          <w:p w14:paraId="088E5CC6" w14:textId="5BAF081E" w:rsidR="00D372E0" w:rsidRPr="00A456B8" w:rsidRDefault="00D372E0" w:rsidP="00D372E0">
            <w:pPr>
              <w:pStyle w:val="szdtblzattrzs"/>
            </w:pPr>
            <w:r w:rsidRPr="00A456B8">
              <w:t>natív</w:t>
            </w:r>
          </w:p>
        </w:tc>
        <w:tc>
          <w:tcPr>
            <w:tcW w:w="1411" w:type="dxa"/>
            <w:shd w:val="clear" w:color="auto" w:fill="FFC000"/>
          </w:tcPr>
          <w:p w14:paraId="3D028471" w14:textId="715E6111" w:rsidR="00D372E0" w:rsidRPr="00A456B8" w:rsidRDefault="00D372E0" w:rsidP="00D372E0">
            <w:pPr>
              <w:pStyle w:val="szdtblzattrzs"/>
            </w:pPr>
            <w:r w:rsidRPr="00A456B8">
              <w:t>ingyenes, de az Enterprise verzió jobb teljesítményt kínál</w:t>
            </w:r>
          </w:p>
        </w:tc>
        <w:tc>
          <w:tcPr>
            <w:tcW w:w="2544" w:type="dxa"/>
            <w:shd w:val="clear" w:color="auto" w:fill="FFC000"/>
          </w:tcPr>
          <w:p w14:paraId="46C93109" w14:textId="21D367D4" w:rsidR="00D372E0" w:rsidRPr="00A456B8" w:rsidRDefault="00D372E0" w:rsidP="00D372E0">
            <w:pPr>
              <w:pStyle w:val="szdtblzattrzs"/>
            </w:pPr>
            <w:r w:rsidRPr="00A456B8">
              <w:t>gyors lekérdezéseken és rövid írásokon jól teljesít, de komplex feladatokban a PostgreSQL jobb</w:t>
            </w:r>
          </w:p>
        </w:tc>
      </w:tr>
      <w:tr w:rsidR="00D372E0" w:rsidRPr="0034406E" w14:paraId="302E0257" w14:textId="2F6AFDA3" w:rsidTr="00D372E0">
        <w:tc>
          <w:tcPr>
            <w:tcW w:w="1485" w:type="dxa"/>
          </w:tcPr>
          <w:p w14:paraId="36C0A3D0" w14:textId="31CF6063" w:rsidR="00D372E0" w:rsidRPr="00A456B8" w:rsidRDefault="00D372E0" w:rsidP="00D372E0">
            <w:pPr>
              <w:pStyle w:val="szdtblzat"/>
            </w:pPr>
            <w:r w:rsidRPr="00A456B8">
              <w:t>MariaDB</w:t>
            </w:r>
          </w:p>
        </w:tc>
        <w:tc>
          <w:tcPr>
            <w:tcW w:w="803" w:type="dxa"/>
            <w:shd w:val="clear" w:color="auto" w:fill="92D050"/>
          </w:tcPr>
          <w:p w14:paraId="1759245A" w14:textId="561645A6" w:rsidR="00D372E0" w:rsidRPr="00A456B8" w:rsidRDefault="00D372E0" w:rsidP="00D372E0">
            <w:pPr>
              <w:pStyle w:val="szdtblzattrzs"/>
            </w:pPr>
            <w:r w:rsidRPr="00A456B8">
              <w:t>natív</w:t>
            </w:r>
          </w:p>
        </w:tc>
        <w:tc>
          <w:tcPr>
            <w:tcW w:w="788" w:type="dxa"/>
            <w:shd w:val="clear" w:color="auto" w:fill="92D050"/>
          </w:tcPr>
          <w:p w14:paraId="51D4569A" w14:textId="1EB24196" w:rsidR="00D372E0" w:rsidRPr="00A456B8" w:rsidRDefault="00D372E0" w:rsidP="00D372E0">
            <w:pPr>
              <w:pStyle w:val="szdtblzattrzs"/>
            </w:pPr>
            <w:r w:rsidRPr="00A456B8">
              <w:t>5.1-től</w:t>
            </w:r>
          </w:p>
        </w:tc>
        <w:tc>
          <w:tcPr>
            <w:tcW w:w="925" w:type="dxa"/>
            <w:shd w:val="clear" w:color="auto" w:fill="92D050"/>
          </w:tcPr>
          <w:p w14:paraId="5A0B3DD7" w14:textId="4C825187" w:rsidR="00D372E0" w:rsidRPr="00A456B8" w:rsidRDefault="00D372E0" w:rsidP="00D372E0">
            <w:pPr>
              <w:pStyle w:val="szdtblzattrzs"/>
            </w:pPr>
            <w:r w:rsidRPr="00A456B8">
              <w:t>10.2-től</w:t>
            </w:r>
          </w:p>
        </w:tc>
        <w:tc>
          <w:tcPr>
            <w:tcW w:w="820" w:type="dxa"/>
            <w:shd w:val="clear" w:color="auto" w:fill="92D050"/>
          </w:tcPr>
          <w:p w14:paraId="7C505085" w14:textId="2E7F41B2" w:rsidR="00D372E0" w:rsidRPr="00A456B8" w:rsidRDefault="00D372E0" w:rsidP="00D372E0">
            <w:pPr>
              <w:pStyle w:val="szdtblzattrzs"/>
            </w:pPr>
            <w:r w:rsidRPr="00A456B8">
              <w:t>natív</w:t>
            </w:r>
          </w:p>
        </w:tc>
        <w:tc>
          <w:tcPr>
            <w:tcW w:w="1411" w:type="dxa"/>
            <w:shd w:val="clear" w:color="auto" w:fill="92D050"/>
          </w:tcPr>
          <w:p w14:paraId="1C864660" w14:textId="6AADB79B" w:rsidR="00D372E0" w:rsidRPr="00A456B8" w:rsidRDefault="00D372E0" w:rsidP="00D372E0">
            <w:pPr>
              <w:pStyle w:val="szdtblzattrzs"/>
            </w:pPr>
            <w:r w:rsidRPr="00A456B8">
              <w:t>ingyenes</w:t>
            </w:r>
          </w:p>
        </w:tc>
        <w:tc>
          <w:tcPr>
            <w:tcW w:w="2544" w:type="dxa"/>
            <w:shd w:val="clear" w:color="auto" w:fill="92D050"/>
          </w:tcPr>
          <w:p w14:paraId="3691281D" w14:textId="22BE7848" w:rsidR="00D372E0" w:rsidRPr="00A456B8" w:rsidRDefault="00D372E0" w:rsidP="00D372E0">
            <w:pPr>
              <w:pStyle w:val="szdtblzattrzs"/>
            </w:pPr>
            <w:r w:rsidRPr="00A456B8">
              <w:t>jó teljesítmény olvasás kritikus alkalmazásokban, könnyű replikációt biztosít</w:t>
            </w:r>
          </w:p>
        </w:tc>
      </w:tr>
      <w:tr w:rsidR="00D372E0" w:rsidRPr="0034406E" w14:paraId="12BD6155" w14:textId="79BCA877" w:rsidTr="00A456B8">
        <w:trPr>
          <w:trHeight w:val="1169"/>
        </w:trPr>
        <w:tc>
          <w:tcPr>
            <w:tcW w:w="1485" w:type="dxa"/>
          </w:tcPr>
          <w:p w14:paraId="701C9F8A" w14:textId="07DCCC32" w:rsidR="00D372E0" w:rsidRPr="00A456B8" w:rsidRDefault="00D372E0" w:rsidP="00D372E0">
            <w:pPr>
              <w:pStyle w:val="szdtblzat"/>
            </w:pPr>
            <w:r w:rsidRPr="00A456B8">
              <w:t>SQLite</w:t>
            </w:r>
          </w:p>
        </w:tc>
        <w:tc>
          <w:tcPr>
            <w:tcW w:w="803" w:type="dxa"/>
            <w:shd w:val="clear" w:color="auto" w:fill="92D050"/>
          </w:tcPr>
          <w:p w14:paraId="15216C78" w14:textId="46F417DC" w:rsidR="00D372E0" w:rsidRPr="00A456B8" w:rsidRDefault="00D372E0" w:rsidP="00D372E0">
            <w:pPr>
              <w:pStyle w:val="szdtblzattrzs"/>
            </w:pPr>
            <w:r w:rsidRPr="00A456B8">
              <w:t>natív</w:t>
            </w:r>
          </w:p>
        </w:tc>
        <w:tc>
          <w:tcPr>
            <w:tcW w:w="788" w:type="dxa"/>
            <w:shd w:val="clear" w:color="auto" w:fill="92D050"/>
          </w:tcPr>
          <w:p w14:paraId="3E4AEA78" w14:textId="10E53E6B" w:rsidR="00D372E0" w:rsidRPr="00A456B8" w:rsidRDefault="00D372E0" w:rsidP="00D372E0">
            <w:pPr>
              <w:pStyle w:val="szdtblzattrzs"/>
            </w:pPr>
            <w:r w:rsidRPr="00A456B8">
              <w:t>3.6-tól</w:t>
            </w:r>
          </w:p>
        </w:tc>
        <w:tc>
          <w:tcPr>
            <w:tcW w:w="925" w:type="dxa"/>
            <w:shd w:val="clear" w:color="auto" w:fill="92D050"/>
          </w:tcPr>
          <w:p w14:paraId="5B11E43F" w14:textId="04E048F1" w:rsidR="00D372E0" w:rsidRPr="00A456B8" w:rsidRDefault="00D372E0" w:rsidP="00D372E0">
            <w:pPr>
              <w:pStyle w:val="szdtblzattrzs"/>
            </w:pPr>
            <w:r w:rsidRPr="00A456B8">
              <w:t>3.8.3-tól</w:t>
            </w:r>
          </w:p>
        </w:tc>
        <w:tc>
          <w:tcPr>
            <w:tcW w:w="820" w:type="dxa"/>
            <w:shd w:val="clear" w:color="auto" w:fill="92D050"/>
          </w:tcPr>
          <w:p w14:paraId="586E18E1" w14:textId="6E3ADF84" w:rsidR="00D372E0" w:rsidRPr="00A456B8" w:rsidRDefault="00D372E0" w:rsidP="00D372E0">
            <w:pPr>
              <w:pStyle w:val="szdtblzattrzs"/>
            </w:pPr>
            <w:r w:rsidRPr="00A456B8">
              <w:t>natív</w:t>
            </w:r>
          </w:p>
        </w:tc>
        <w:tc>
          <w:tcPr>
            <w:tcW w:w="1411" w:type="dxa"/>
            <w:shd w:val="clear" w:color="auto" w:fill="92D050"/>
          </w:tcPr>
          <w:p w14:paraId="3EEDAD37" w14:textId="4D3B9458" w:rsidR="00D372E0" w:rsidRPr="00A456B8" w:rsidRDefault="00D372E0" w:rsidP="00D372E0">
            <w:pPr>
              <w:pStyle w:val="szdtblzattrzs"/>
            </w:pPr>
            <w:r w:rsidRPr="00A456B8">
              <w:t>ingyenes</w:t>
            </w:r>
          </w:p>
        </w:tc>
        <w:tc>
          <w:tcPr>
            <w:tcW w:w="2544" w:type="dxa"/>
            <w:shd w:val="clear" w:color="auto" w:fill="FFC000"/>
          </w:tcPr>
          <w:p w14:paraId="5597C574" w14:textId="12DF8F4E" w:rsidR="00D372E0" w:rsidRPr="00A456B8" w:rsidRDefault="00D372E0" w:rsidP="00D372E0">
            <w:pPr>
              <w:pStyle w:val="szdtblzattrzs"/>
            </w:pPr>
            <w:r w:rsidRPr="00A456B8">
              <w:t>gyors, egyszerű, egyszálas alkalmazás ami nem ideális több felhasználós alkalmazásokhoz</w:t>
            </w:r>
          </w:p>
        </w:tc>
      </w:tr>
    </w:tbl>
    <w:p w14:paraId="5BC4DA77" w14:textId="77777777" w:rsidR="00A456B8" w:rsidRDefault="00A456B8" w:rsidP="009723B4">
      <w:pPr>
        <w:pStyle w:val="szdszveg"/>
      </w:pPr>
    </w:p>
    <w:p w14:paraId="0624F55C" w14:textId="4612D6BD" w:rsidR="009723B4" w:rsidRPr="00A456B8" w:rsidRDefault="009723B4" w:rsidP="009723B4">
      <w:pPr>
        <w:pStyle w:val="szdszveg"/>
      </w:pPr>
      <w:r w:rsidRPr="00A456B8">
        <w:lastRenderedPageBreak/>
        <w:t xml:space="preserve">Az összehasonlítás eredményeként a MariaDB és a PostgreSQL közötti választás maradt az utolsó lépésként. </w:t>
      </w:r>
    </w:p>
    <w:p w14:paraId="2AA997A3" w14:textId="2F8565C1" w:rsidR="009723B4" w:rsidRPr="00A456B8" w:rsidRDefault="00A176F9" w:rsidP="009723B4">
      <w:pPr>
        <w:pStyle w:val="szdtblzatcm"/>
      </w:pPr>
      <w:r w:rsidRPr="00A456B8">
        <w:t>5</w:t>
      </w:r>
      <w:r w:rsidR="00E84E49" w:rsidRPr="00A456B8">
        <w:t xml:space="preserve">. táblázat. </w:t>
      </w:r>
      <w:r w:rsidR="009723B4" w:rsidRPr="00A456B8">
        <w:t>Végső összehasonlítás</w:t>
      </w:r>
    </w:p>
    <w:tbl>
      <w:tblPr>
        <w:tblStyle w:val="Rcsostblzat"/>
        <w:tblW w:w="0" w:type="auto"/>
        <w:tblLook w:val="04A0" w:firstRow="1" w:lastRow="0" w:firstColumn="1" w:lastColumn="0" w:noHBand="0" w:noVBand="1"/>
      </w:tblPr>
      <w:tblGrid>
        <w:gridCol w:w="2925"/>
        <w:gridCol w:w="2925"/>
        <w:gridCol w:w="2926"/>
      </w:tblGrid>
      <w:tr w:rsidR="009723B4" w:rsidRPr="0034406E" w14:paraId="3C223561" w14:textId="77777777" w:rsidTr="009723B4">
        <w:tc>
          <w:tcPr>
            <w:tcW w:w="2925" w:type="dxa"/>
          </w:tcPr>
          <w:p w14:paraId="6644EC28" w14:textId="7F0D64DA" w:rsidR="009723B4" w:rsidRPr="00A456B8" w:rsidRDefault="009723B4" w:rsidP="009723B4">
            <w:pPr>
              <w:pStyle w:val="szdtblzatfej"/>
              <w:rPr>
                <w:b/>
              </w:rPr>
            </w:pPr>
            <w:r w:rsidRPr="00A456B8">
              <w:rPr>
                <w:b/>
              </w:rPr>
              <w:t>Jellemző</w:t>
            </w:r>
          </w:p>
        </w:tc>
        <w:tc>
          <w:tcPr>
            <w:tcW w:w="2925" w:type="dxa"/>
          </w:tcPr>
          <w:p w14:paraId="7D24A84C" w14:textId="30327D51" w:rsidR="009723B4" w:rsidRPr="00A456B8" w:rsidRDefault="009723B4" w:rsidP="009723B4">
            <w:pPr>
              <w:pStyle w:val="szdtblzatfej"/>
              <w:rPr>
                <w:b/>
              </w:rPr>
            </w:pPr>
            <w:r w:rsidRPr="00A456B8">
              <w:rPr>
                <w:b/>
              </w:rPr>
              <w:t>PostgreSQL</w:t>
            </w:r>
          </w:p>
        </w:tc>
        <w:tc>
          <w:tcPr>
            <w:tcW w:w="2926" w:type="dxa"/>
          </w:tcPr>
          <w:p w14:paraId="02596FC9" w14:textId="6DEFAF69" w:rsidR="009723B4" w:rsidRPr="00A456B8" w:rsidRDefault="009723B4" w:rsidP="009723B4">
            <w:pPr>
              <w:pStyle w:val="szdtblzatfej"/>
              <w:rPr>
                <w:b/>
              </w:rPr>
            </w:pPr>
            <w:r w:rsidRPr="00A456B8">
              <w:rPr>
                <w:b/>
              </w:rPr>
              <w:t>MariaDB</w:t>
            </w:r>
          </w:p>
        </w:tc>
      </w:tr>
      <w:tr w:rsidR="009723B4" w:rsidRPr="0034406E" w14:paraId="3251B0E1" w14:textId="77777777" w:rsidTr="009723B4">
        <w:tc>
          <w:tcPr>
            <w:tcW w:w="2925" w:type="dxa"/>
          </w:tcPr>
          <w:p w14:paraId="2E65429C" w14:textId="4676CA01" w:rsidR="009723B4" w:rsidRPr="00A456B8" w:rsidRDefault="009723B4" w:rsidP="005C602B">
            <w:pPr>
              <w:pStyle w:val="szdtblzatfej"/>
              <w:rPr>
                <w:b/>
              </w:rPr>
            </w:pPr>
            <w:r w:rsidRPr="00A456B8">
              <w:rPr>
                <w:b/>
              </w:rPr>
              <w:t>Teljesítmény</w:t>
            </w:r>
          </w:p>
        </w:tc>
        <w:tc>
          <w:tcPr>
            <w:tcW w:w="2925" w:type="dxa"/>
          </w:tcPr>
          <w:p w14:paraId="7DB9297E" w14:textId="055E592E" w:rsidR="009723B4" w:rsidRPr="00A456B8" w:rsidRDefault="005C602B" w:rsidP="009723B4">
            <w:pPr>
              <w:pStyle w:val="szdtblzattrzs"/>
            </w:pPr>
            <w:r w:rsidRPr="00A456B8">
              <w:rPr>
                <w:lang w:eastAsia="hu-HU"/>
              </w:rPr>
              <w:t>Gyors komplex lekérdezések és analitika esetén</w:t>
            </w:r>
          </w:p>
        </w:tc>
        <w:tc>
          <w:tcPr>
            <w:tcW w:w="2926" w:type="dxa"/>
          </w:tcPr>
          <w:p w14:paraId="4379CA46" w14:textId="3F633AA6" w:rsidR="009723B4" w:rsidRPr="00A456B8" w:rsidRDefault="009723B4" w:rsidP="009723B4">
            <w:pPr>
              <w:pStyle w:val="szdtblzattrzs"/>
            </w:pPr>
            <w:r w:rsidRPr="00A456B8">
              <w:t xml:space="preserve">Gyors </w:t>
            </w:r>
            <w:r w:rsidRPr="00A456B8">
              <w:rPr>
                <w:rStyle w:val="Kiemels2"/>
                <w:b w:val="0"/>
              </w:rPr>
              <w:t>olvasás</w:t>
            </w:r>
            <w:r w:rsidRPr="00A456B8">
              <w:rPr>
                <w:rStyle w:val="Kiemels2"/>
              </w:rPr>
              <w:t>-</w:t>
            </w:r>
            <w:r w:rsidRPr="00A456B8">
              <w:rPr>
                <w:rStyle w:val="Kiemels2"/>
                <w:b w:val="0"/>
              </w:rPr>
              <w:t>kritikus</w:t>
            </w:r>
            <w:r w:rsidRPr="00A456B8">
              <w:t xml:space="preserve"> és </w:t>
            </w:r>
            <w:r w:rsidRPr="00A456B8">
              <w:rPr>
                <w:rStyle w:val="Kiemels2"/>
                <w:b w:val="0"/>
              </w:rPr>
              <w:t>egyszerű</w:t>
            </w:r>
            <w:r w:rsidRPr="00A456B8">
              <w:rPr>
                <w:rStyle w:val="Kiemels2"/>
              </w:rPr>
              <w:t xml:space="preserve"> </w:t>
            </w:r>
            <w:r w:rsidRPr="00A456B8">
              <w:rPr>
                <w:rStyle w:val="Kiemels2"/>
                <w:b w:val="0"/>
              </w:rPr>
              <w:t>lekérdezések</w:t>
            </w:r>
            <w:r w:rsidRPr="00A456B8">
              <w:t xml:space="preserve"> esetén</w:t>
            </w:r>
          </w:p>
        </w:tc>
      </w:tr>
      <w:tr w:rsidR="009723B4" w:rsidRPr="0034406E" w14:paraId="031A18EF" w14:textId="77777777" w:rsidTr="009723B4">
        <w:tc>
          <w:tcPr>
            <w:tcW w:w="2925" w:type="dxa"/>
          </w:tcPr>
          <w:p w14:paraId="735930B3" w14:textId="399150C8" w:rsidR="009723B4" w:rsidRPr="00A456B8" w:rsidRDefault="005C602B" w:rsidP="005C602B">
            <w:pPr>
              <w:pStyle w:val="szdtblzatfej"/>
              <w:rPr>
                <w:b/>
              </w:rPr>
            </w:pPr>
            <w:r w:rsidRPr="00A456B8">
              <w:rPr>
                <w:b/>
              </w:rPr>
              <w:t>ACID kompatibilitás</w:t>
            </w:r>
          </w:p>
        </w:tc>
        <w:tc>
          <w:tcPr>
            <w:tcW w:w="2925" w:type="dxa"/>
          </w:tcPr>
          <w:p w14:paraId="3FAE2AA7" w14:textId="15550C84" w:rsidR="009723B4" w:rsidRPr="00A456B8" w:rsidRDefault="005C602B" w:rsidP="009723B4">
            <w:pPr>
              <w:pStyle w:val="szdtblzattrzs"/>
            </w:pPr>
            <w:r w:rsidRPr="00A456B8">
              <w:rPr>
                <w:lang w:eastAsia="hu-HU"/>
              </w:rPr>
              <w:t>Teljes ACID-kompatibilitás</w:t>
            </w:r>
          </w:p>
        </w:tc>
        <w:tc>
          <w:tcPr>
            <w:tcW w:w="2926" w:type="dxa"/>
          </w:tcPr>
          <w:p w14:paraId="17A72A9A" w14:textId="5F962F3F" w:rsidR="009723B4" w:rsidRPr="00A456B8" w:rsidRDefault="009723B4" w:rsidP="009723B4">
            <w:pPr>
              <w:pStyle w:val="szdtblzattrzs"/>
            </w:pPr>
            <w:r w:rsidRPr="00A456B8">
              <w:t>Teljes ACID-kompatibilitás, InnoDB használata</w:t>
            </w:r>
          </w:p>
        </w:tc>
      </w:tr>
      <w:tr w:rsidR="009723B4" w:rsidRPr="0034406E" w14:paraId="4A8A60B4" w14:textId="77777777" w:rsidTr="009723B4">
        <w:tc>
          <w:tcPr>
            <w:tcW w:w="2925" w:type="dxa"/>
          </w:tcPr>
          <w:p w14:paraId="0561118D" w14:textId="6D43B526" w:rsidR="009723B4" w:rsidRPr="00A456B8" w:rsidRDefault="009723B4" w:rsidP="005C602B">
            <w:pPr>
              <w:pStyle w:val="szdtblzatfej"/>
              <w:rPr>
                <w:b/>
              </w:rPr>
            </w:pPr>
            <w:r w:rsidRPr="00A456B8">
              <w:rPr>
                <w:b/>
              </w:rPr>
              <w:t>Skálázhatóság</w:t>
            </w:r>
          </w:p>
        </w:tc>
        <w:tc>
          <w:tcPr>
            <w:tcW w:w="2925" w:type="dxa"/>
          </w:tcPr>
          <w:p w14:paraId="77EB140E" w14:textId="3BA0BBF8" w:rsidR="009723B4" w:rsidRPr="00A456B8" w:rsidRDefault="005C602B" w:rsidP="009723B4">
            <w:pPr>
              <w:pStyle w:val="szdtblzattrzs"/>
            </w:pPr>
            <w:r w:rsidRPr="00A456B8">
              <w:rPr>
                <w:lang w:eastAsia="hu-HU"/>
              </w:rPr>
              <w:t>Vertikális és horizontális skálázás, replikáció</w:t>
            </w:r>
          </w:p>
        </w:tc>
        <w:tc>
          <w:tcPr>
            <w:tcW w:w="2926" w:type="dxa"/>
          </w:tcPr>
          <w:p w14:paraId="106D4205" w14:textId="5EE5C05B" w:rsidR="009723B4" w:rsidRPr="00A456B8" w:rsidRDefault="005C602B" w:rsidP="009723B4">
            <w:pPr>
              <w:pStyle w:val="szdtblzattrzs"/>
            </w:pPr>
            <w:r w:rsidRPr="00A456B8">
              <w:rPr>
                <w:lang w:eastAsia="hu-HU"/>
              </w:rPr>
              <w:t>Horizontális skálázás</w:t>
            </w:r>
            <w:r w:rsidRPr="00A456B8">
              <w:t xml:space="preserve"> </w:t>
            </w:r>
          </w:p>
        </w:tc>
      </w:tr>
      <w:tr w:rsidR="009723B4" w:rsidRPr="0034406E" w14:paraId="084E5B0C" w14:textId="77777777" w:rsidTr="009723B4">
        <w:tc>
          <w:tcPr>
            <w:tcW w:w="2925" w:type="dxa"/>
          </w:tcPr>
          <w:p w14:paraId="0766AF66" w14:textId="1F4B502F" w:rsidR="009723B4" w:rsidRPr="00A456B8" w:rsidRDefault="005C602B" w:rsidP="005C602B">
            <w:pPr>
              <w:pStyle w:val="szdtblzatfej"/>
              <w:rPr>
                <w:b/>
              </w:rPr>
            </w:pPr>
            <w:r w:rsidRPr="00A456B8">
              <w:rPr>
                <w:b/>
              </w:rPr>
              <w:t>SQL támogatás</w:t>
            </w:r>
          </w:p>
        </w:tc>
        <w:tc>
          <w:tcPr>
            <w:tcW w:w="2925" w:type="dxa"/>
          </w:tcPr>
          <w:p w14:paraId="0963886A" w14:textId="6B7B6B22" w:rsidR="009723B4" w:rsidRPr="00A456B8" w:rsidRDefault="009723B4" w:rsidP="009723B4">
            <w:pPr>
              <w:pStyle w:val="szdtblzattrzs"/>
            </w:pPr>
            <w:r w:rsidRPr="00A456B8">
              <w:t xml:space="preserve">Támogatja a </w:t>
            </w:r>
            <w:r w:rsidRPr="00A456B8">
              <w:rPr>
                <w:rStyle w:val="Kiemels2"/>
                <w:b w:val="0"/>
              </w:rPr>
              <w:t>teljes</w:t>
            </w:r>
            <w:r w:rsidRPr="00A456B8">
              <w:rPr>
                <w:rStyle w:val="Kiemels2"/>
              </w:rPr>
              <w:t xml:space="preserve"> </w:t>
            </w:r>
            <w:r w:rsidRPr="00A456B8">
              <w:rPr>
                <w:rStyle w:val="Kiemels2"/>
                <w:b w:val="0"/>
              </w:rPr>
              <w:t>SQL</w:t>
            </w:r>
            <w:r w:rsidRPr="00A456B8">
              <w:rPr>
                <w:rStyle w:val="Kiemels2"/>
              </w:rPr>
              <w:t xml:space="preserve"> </w:t>
            </w:r>
            <w:r w:rsidRPr="00A456B8">
              <w:rPr>
                <w:rStyle w:val="Kiemels2"/>
                <w:b w:val="0"/>
              </w:rPr>
              <w:t>szabványokat</w:t>
            </w:r>
            <w:r w:rsidRPr="00A456B8">
              <w:t>, fejlett lekérdezésekkel</w:t>
            </w:r>
          </w:p>
        </w:tc>
        <w:tc>
          <w:tcPr>
            <w:tcW w:w="2926" w:type="dxa"/>
          </w:tcPr>
          <w:p w14:paraId="4A75125D" w14:textId="648C5EFA" w:rsidR="009723B4" w:rsidRPr="00A456B8" w:rsidRDefault="009723B4" w:rsidP="009723B4">
            <w:pPr>
              <w:pStyle w:val="szdtblzattrzs"/>
            </w:pPr>
            <w:r w:rsidRPr="00A456B8">
              <w:t>MySQL konvenciókat követ, de fejlesztésekkel</w:t>
            </w:r>
          </w:p>
        </w:tc>
      </w:tr>
      <w:tr w:rsidR="009723B4" w:rsidRPr="0034406E" w14:paraId="401F3DDB" w14:textId="77777777" w:rsidTr="009723B4">
        <w:tc>
          <w:tcPr>
            <w:tcW w:w="2925" w:type="dxa"/>
          </w:tcPr>
          <w:p w14:paraId="410785FE" w14:textId="2ED3219C" w:rsidR="009723B4" w:rsidRPr="00A456B8" w:rsidRDefault="009723B4" w:rsidP="005C602B">
            <w:pPr>
              <w:pStyle w:val="szdtblzatfej"/>
              <w:rPr>
                <w:b/>
              </w:rPr>
            </w:pPr>
            <w:r w:rsidRPr="00A456B8">
              <w:rPr>
                <w:b/>
              </w:rPr>
              <w:t>Telepítés és használat</w:t>
            </w:r>
          </w:p>
        </w:tc>
        <w:tc>
          <w:tcPr>
            <w:tcW w:w="2925" w:type="dxa"/>
          </w:tcPr>
          <w:p w14:paraId="58AC48AC" w14:textId="4910F8BE" w:rsidR="009723B4" w:rsidRPr="00A456B8" w:rsidRDefault="005C602B" w:rsidP="009723B4">
            <w:pPr>
              <w:pStyle w:val="szdtblzattrzs"/>
            </w:pPr>
            <w:r w:rsidRPr="00A456B8">
              <w:rPr>
                <w:lang w:eastAsia="hu-HU"/>
              </w:rPr>
              <w:t>Bonyolultabb, több funkcióval rendelkezik</w:t>
            </w:r>
            <w:r w:rsidRPr="00A456B8">
              <w:t xml:space="preserve"> </w:t>
            </w:r>
          </w:p>
        </w:tc>
        <w:tc>
          <w:tcPr>
            <w:tcW w:w="2926" w:type="dxa"/>
          </w:tcPr>
          <w:p w14:paraId="646CE1CC" w14:textId="4F6144AF" w:rsidR="009723B4" w:rsidRPr="00A456B8" w:rsidRDefault="005C602B" w:rsidP="009723B4">
            <w:pPr>
              <w:pStyle w:val="szdtblzattrzs"/>
            </w:pPr>
            <w:r w:rsidRPr="00A456B8">
              <w:rPr>
                <w:lang w:eastAsia="hu-HU"/>
              </w:rPr>
              <w:t>Könnyebb telepítés és beállítás a MySQL felhasználók számára</w:t>
            </w:r>
            <w:r w:rsidRPr="00A456B8">
              <w:t xml:space="preserve"> </w:t>
            </w:r>
          </w:p>
        </w:tc>
      </w:tr>
      <w:tr w:rsidR="009723B4" w:rsidRPr="0034406E" w14:paraId="1C693A09" w14:textId="77777777" w:rsidTr="009723B4">
        <w:tc>
          <w:tcPr>
            <w:tcW w:w="2925" w:type="dxa"/>
          </w:tcPr>
          <w:p w14:paraId="0994BFDF" w14:textId="69FDEA45" w:rsidR="009723B4" w:rsidRPr="00A456B8" w:rsidRDefault="005C602B" w:rsidP="005C602B">
            <w:pPr>
              <w:pStyle w:val="szdtblzatfej"/>
              <w:rPr>
                <w:b/>
              </w:rPr>
            </w:pPr>
            <w:r w:rsidRPr="00A456B8">
              <w:rPr>
                <w:b/>
              </w:rPr>
              <w:t>Felhasználási esetek</w:t>
            </w:r>
          </w:p>
        </w:tc>
        <w:tc>
          <w:tcPr>
            <w:tcW w:w="2925" w:type="dxa"/>
          </w:tcPr>
          <w:p w14:paraId="2A91822A" w14:textId="014905FC" w:rsidR="009723B4" w:rsidRPr="00A456B8" w:rsidRDefault="009723B4" w:rsidP="009723B4">
            <w:pPr>
              <w:pStyle w:val="szdtblzattrzs"/>
            </w:pPr>
            <w:r w:rsidRPr="00A456B8">
              <w:t>Vállalati alkalmazások</w:t>
            </w:r>
          </w:p>
        </w:tc>
        <w:tc>
          <w:tcPr>
            <w:tcW w:w="2926" w:type="dxa"/>
          </w:tcPr>
          <w:p w14:paraId="2B3B48EB" w14:textId="7C4D565A" w:rsidR="009723B4" w:rsidRPr="00A456B8" w:rsidRDefault="009723B4" w:rsidP="009723B4">
            <w:pPr>
              <w:pStyle w:val="szdtblzattrzs"/>
            </w:pPr>
            <w:r w:rsidRPr="00A456B8">
              <w:rPr>
                <w:rStyle w:val="Kiemels2"/>
                <w:b w:val="0"/>
              </w:rPr>
              <w:t>Webalkalmazások</w:t>
            </w:r>
            <w:r w:rsidRPr="00A456B8">
              <w:t xml:space="preserve">, </w:t>
            </w:r>
            <w:r w:rsidRPr="00A456B8">
              <w:rPr>
                <w:rStyle w:val="Kiemels2"/>
                <w:b w:val="0"/>
              </w:rPr>
              <w:t>magas forgalmú oldalak</w:t>
            </w:r>
          </w:p>
        </w:tc>
      </w:tr>
    </w:tbl>
    <w:p w14:paraId="2FC7A9C5" w14:textId="5E355BD2" w:rsidR="009723B4" w:rsidRPr="00A456B8" w:rsidRDefault="009723B4" w:rsidP="009723B4">
      <w:pPr>
        <w:pStyle w:val="szdszveg"/>
      </w:pPr>
    </w:p>
    <w:p w14:paraId="40105D28" w14:textId="76AD46A7" w:rsidR="009C0DC1" w:rsidRPr="00D73754" w:rsidRDefault="009C0DC1" w:rsidP="009723B4">
      <w:pPr>
        <w:pStyle w:val="szdszveg"/>
      </w:pPr>
      <w:r w:rsidRPr="00A456B8">
        <w:t>Ezen összehasonlítás eredményeképpen a használandó technológia a MariaDB. Ebben az alkalmazásban inkább olvasás kritikus lekérdezések lesznek használva. Fontos a könnyű telepítés és karbantartás, valamint gyakran</w:t>
      </w:r>
      <w:r w:rsidR="00E84E49" w:rsidRPr="00A456B8">
        <w:t xml:space="preserve"> ezt használják</w:t>
      </w:r>
      <w:r w:rsidRPr="00A456B8">
        <w:t xml:space="preserve"> ehhez hasonló webalkalmazásokhoz.</w:t>
      </w:r>
      <w:r w:rsidRPr="0034406E">
        <w:t xml:space="preserve"> </w:t>
      </w:r>
    </w:p>
    <w:p w14:paraId="70FA41F7" w14:textId="5C3EDDCD" w:rsidR="00821BD8" w:rsidRPr="00A456B8" w:rsidRDefault="00821BD8" w:rsidP="00821BD8">
      <w:pPr>
        <w:pStyle w:val="szdcmsor2"/>
      </w:pPr>
      <w:bookmarkStart w:id="28" w:name="_Toc196410029"/>
      <w:r w:rsidRPr="00A456B8">
        <w:t>Felhasználói felület tervezése</w:t>
      </w:r>
      <w:bookmarkEnd w:id="28"/>
    </w:p>
    <w:p w14:paraId="72166A06" w14:textId="707C770A" w:rsidR="00821BD8" w:rsidRPr="00A456B8" w:rsidRDefault="00821BD8" w:rsidP="00821BD8">
      <w:pPr>
        <w:pStyle w:val="szdszveg"/>
      </w:pPr>
      <w:r w:rsidRPr="00A456B8">
        <w:t xml:space="preserve">A felhasználói felület egy webszerver által szolgáltatott felületként érhető el bármely böngészőből. Alapvetően számítógépes/laptopos felhasználásra tervezendő, de alkalom adtán mobileszközről is elérhetőnek kell lennie. A felhasználói felületet </w:t>
      </w:r>
      <w:r w:rsidR="00E84E49" w:rsidRPr="00A456B8">
        <w:t>három</w:t>
      </w:r>
      <w:r w:rsidRPr="00A456B8">
        <w:t xml:space="preserve"> részre bonthatjuk felhasználói jogosultság szerint.</w:t>
      </w:r>
    </w:p>
    <w:p w14:paraId="34DE3CDE" w14:textId="6369884A" w:rsidR="00821BD8" w:rsidRPr="00A456B8" w:rsidRDefault="00821BD8" w:rsidP="00821BD8">
      <w:pPr>
        <w:pStyle w:val="szdszveg"/>
        <w:numPr>
          <w:ilvl w:val="0"/>
          <w:numId w:val="16"/>
        </w:numPr>
      </w:pPr>
      <w:r w:rsidRPr="00A456B8">
        <w:t>Látogató – nem hitelesített felhasználó</w:t>
      </w:r>
    </w:p>
    <w:p w14:paraId="3F0146C7" w14:textId="6C048FDC" w:rsidR="00821BD8" w:rsidRPr="00A456B8" w:rsidRDefault="00821BD8" w:rsidP="00821BD8">
      <w:pPr>
        <w:pStyle w:val="szdszveg"/>
        <w:numPr>
          <w:ilvl w:val="0"/>
          <w:numId w:val="16"/>
        </w:numPr>
      </w:pPr>
      <w:r w:rsidRPr="00A456B8">
        <w:t>Hitelesített felhasználó</w:t>
      </w:r>
    </w:p>
    <w:p w14:paraId="62E9E1A1" w14:textId="645DC72B" w:rsidR="00821BD8" w:rsidRPr="00A456B8" w:rsidRDefault="00821BD8" w:rsidP="00821BD8">
      <w:pPr>
        <w:pStyle w:val="szdszveg"/>
        <w:numPr>
          <w:ilvl w:val="0"/>
          <w:numId w:val="16"/>
        </w:numPr>
      </w:pPr>
      <w:r w:rsidRPr="00A456B8">
        <w:t>Adminisztrátor</w:t>
      </w:r>
    </w:p>
    <w:p w14:paraId="603BCB0D" w14:textId="1123A101" w:rsidR="00821BD8" w:rsidRPr="00A456B8" w:rsidRDefault="00821BD8" w:rsidP="00821BD8">
      <w:pPr>
        <w:pStyle w:val="szdszveg"/>
      </w:pPr>
      <w:r w:rsidRPr="00A456B8">
        <w:t>A látogatóknak korlátozott hozzáférése van. Csupán a bejelentkező képernyőt és egy rövid leírást találnak a projektről. A bejelentkező képernyő egy egyszerű form, mely középen két szövegbeviteli mezővel engedi hitelesíteni a felhasználót és a felső sorban található egy vízszintes menü, amely a projektismertető oldalra való átirányításra használható.</w:t>
      </w:r>
    </w:p>
    <w:p w14:paraId="1A2A80E4" w14:textId="04E8904C" w:rsidR="000E4D0A" w:rsidRPr="00A456B8" w:rsidRDefault="009C10AD" w:rsidP="00B95F1C">
      <w:pPr>
        <w:pStyle w:val="szdszveg"/>
        <w:ind w:firstLine="0"/>
      </w:pPr>
      <w:r w:rsidRPr="00A456B8">
        <w:rPr>
          <w:noProof/>
        </w:rPr>
        <w:lastRenderedPageBreak/>
        <mc:AlternateContent>
          <mc:Choice Requires="wps">
            <w:drawing>
              <wp:anchor distT="0" distB="0" distL="114300" distR="114300" simplePos="0" relativeHeight="251679744" behindDoc="0" locked="0" layoutInCell="1" allowOverlap="1" wp14:anchorId="68F459AC" wp14:editId="009FC614">
                <wp:simplePos x="0" y="0"/>
                <wp:positionH relativeFrom="column">
                  <wp:posOffset>641985</wp:posOffset>
                </wp:positionH>
                <wp:positionV relativeFrom="paragraph">
                  <wp:posOffset>3972560</wp:posOffset>
                </wp:positionV>
                <wp:extent cx="410845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6D865A52" w14:textId="6EB9E21A" w:rsidR="008E67B1" w:rsidRPr="0082150E" w:rsidRDefault="008D19B1" w:rsidP="009C10AD">
                            <w:pPr>
                              <w:pStyle w:val="Kpalrs"/>
                              <w:jc w:val="center"/>
                              <w:rPr>
                                <w:noProof/>
                              </w:rPr>
                            </w:pPr>
                            <w:r>
                              <w:rPr>
                                <w:noProof/>
                              </w:rPr>
                              <w:t>8</w:t>
                            </w:r>
                            <w:r w:rsidR="008E67B1">
                              <w:t>. ábra – UML használati eset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59AC" id="Szövegdoboz 20" o:spid="_x0000_s1030" type="#_x0000_t202" style="position:absolute;left:0;text-align:left;margin-left:50.55pt;margin-top:312.8pt;width:3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" stroked="f">
                <v:textbox style="mso-fit-shape-to-text:t" inset="0,0,0,0">
                  <w:txbxContent>
                    <w:p w14:paraId="6D865A52" w14:textId="6EB9E21A" w:rsidR="008E67B1" w:rsidRPr="0082150E" w:rsidRDefault="008D19B1" w:rsidP="009C10AD">
                      <w:pPr>
                        <w:pStyle w:val="Kpalrs"/>
                        <w:jc w:val="center"/>
                        <w:rPr>
                          <w:noProof/>
                        </w:rPr>
                      </w:pPr>
                      <w:r>
                        <w:rPr>
                          <w:noProof/>
                        </w:rPr>
                        <w:t>8</w:t>
                      </w:r>
                      <w:r w:rsidR="008E67B1">
                        <w:t>. ábra – UML használati eset diagram</w:t>
                      </w:r>
                    </w:p>
                  </w:txbxContent>
                </v:textbox>
                <w10:wrap type="topAndBottom"/>
              </v:shape>
            </w:pict>
          </mc:Fallback>
        </mc:AlternateContent>
      </w:r>
      <w:r w:rsidRPr="00A456B8">
        <w:rPr>
          <w:noProof/>
        </w:rPr>
        <w:drawing>
          <wp:anchor distT="0" distB="0" distL="114300" distR="114300" simplePos="0" relativeHeight="251677696" behindDoc="1" locked="0" layoutInCell="1" allowOverlap="1" wp14:anchorId="392D3C39" wp14:editId="1CEEADE8">
            <wp:simplePos x="0" y="0"/>
            <wp:positionH relativeFrom="page">
              <wp:align>center</wp:align>
            </wp:positionH>
            <wp:positionV relativeFrom="paragraph">
              <wp:posOffset>190</wp:posOffset>
            </wp:positionV>
            <wp:extent cx="4108450" cy="3915410"/>
            <wp:effectExtent l="0" t="0" r="6350" b="889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 UseCase.drawio.png"/>
                    <pic:cNvPicPr/>
                  </pic:nvPicPr>
                  <pic:blipFill>
                    <a:blip r:embed="rId28">
                      <a:extLst>
                        <a:ext uri="{28A0092B-C50C-407E-A947-70E740481C1C}">
                          <a14:useLocalDpi xmlns:a14="http://schemas.microsoft.com/office/drawing/2010/main" val="0"/>
                        </a:ext>
                      </a:extLst>
                    </a:blip>
                    <a:stretch>
                      <a:fillRect/>
                    </a:stretch>
                  </pic:blipFill>
                  <pic:spPr>
                    <a:xfrm>
                      <a:off x="0" y="0"/>
                      <a:ext cx="4108450" cy="3915410"/>
                    </a:xfrm>
                    <a:prstGeom prst="rect">
                      <a:avLst/>
                    </a:prstGeom>
                  </pic:spPr>
                </pic:pic>
              </a:graphicData>
            </a:graphic>
            <wp14:sizeRelH relativeFrom="margin">
              <wp14:pctWidth>0</wp14:pctWidth>
            </wp14:sizeRelH>
            <wp14:sizeRelV relativeFrom="margin">
              <wp14:pctHeight>0</wp14:pctHeight>
            </wp14:sizeRelV>
          </wp:anchor>
        </w:drawing>
      </w:r>
    </w:p>
    <w:p w14:paraId="6F4604D6" w14:textId="0DE8F871" w:rsidR="000E4D0A" w:rsidRPr="00A456B8" w:rsidRDefault="000E4D0A" w:rsidP="00821BD8">
      <w:pPr>
        <w:pStyle w:val="szdszveg"/>
      </w:pPr>
      <w:r w:rsidRPr="00A456B8">
        <w:t xml:space="preserve">Egy bejelentkezett felhasználó képes böngészni az adatbázisban szereplő elemeket. A főbb funkcionalitást az „Elem részletei” oldalról éri el. Ez az oldal megjeleníti az elemhez tartozó összes tulajdonságot és szerkeszthető formában biztosítja a felhasználónak. Mind az </w:t>
      </w:r>
      <w:r w:rsidR="007333E6" w:rsidRPr="00A456B8">
        <w:t>öt</w:t>
      </w:r>
      <w:r w:rsidRPr="00A456B8">
        <w:t xml:space="preserve"> különböző elemtípus (alkatrész, művelet, összeszerelés, termék, projekt) ugyan azon az oldalon jelenik meg, ám a funkció gombok eltérhetnek a típus függvényében. Ennek előnye, hogy egy sablon oldal használata elegendő, ami jelentős kódolást takarít meg.</w:t>
      </w:r>
    </w:p>
    <w:p w14:paraId="02358A5A" w14:textId="38314F02" w:rsidR="000E4D0A" w:rsidRPr="00A456B8" w:rsidRDefault="009C10AD" w:rsidP="00821BD8">
      <w:pPr>
        <w:pStyle w:val="szdszveg"/>
      </w:pPr>
      <w:r w:rsidRPr="00A456B8">
        <w:rPr>
          <w:noProof/>
        </w:rPr>
        <w:drawing>
          <wp:anchor distT="0" distB="0" distL="114300" distR="114300" simplePos="0" relativeHeight="251671552" behindDoc="1" locked="0" layoutInCell="1" allowOverlap="1" wp14:anchorId="762DEACF" wp14:editId="337C68A0">
            <wp:simplePos x="0" y="0"/>
            <wp:positionH relativeFrom="margin">
              <wp:align>right</wp:align>
            </wp:positionH>
            <wp:positionV relativeFrom="paragraph">
              <wp:posOffset>7620</wp:posOffset>
            </wp:positionV>
            <wp:extent cx="2686050" cy="1742440"/>
            <wp:effectExtent l="0" t="0" r="0" b="0"/>
            <wp:wrapTight wrapText="bothSides">
              <wp:wrapPolygon edited="0">
                <wp:start x="460" y="0"/>
                <wp:lineTo x="306" y="708"/>
                <wp:lineTo x="153" y="19128"/>
                <wp:lineTo x="613" y="21017"/>
                <wp:lineTo x="21294" y="21017"/>
                <wp:lineTo x="21447" y="20309"/>
                <wp:lineTo x="21447" y="0"/>
                <wp:lineTo x="460" y="0"/>
              </wp:wrapPolygon>
            </wp:wrapTight>
            <wp:docPr id="15" name="Kép 15" descr="C:\Users\badinszkydb\Downloads\U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inszkydb\Downloads\UI.drawi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2002" b="59909"/>
                    <a:stretch/>
                  </pic:blipFill>
                  <pic:spPr bwMode="auto">
                    <a:xfrm>
                      <a:off x="0" y="0"/>
                      <a:ext cx="2686050" cy="1742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0A" w:rsidRPr="00A456B8">
        <w:t>Az „Elem részletei” oldalon a felhasználó képes kell legyen:</w:t>
      </w:r>
    </w:p>
    <w:p w14:paraId="044EF138" w14:textId="2388E186" w:rsidR="000E4D0A" w:rsidRPr="00A456B8" w:rsidRDefault="000E4D0A" w:rsidP="000E4D0A">
      <w:pPr>
        <w:pStyle w:val="szdszveg"/>
        <w:numPr>
          <w:ilvl w:val="0"/>
          <w:numId w:val="17"/>
        </w:numPr>
      </w:pPr>
      <w:r w:rsidRPr="00A456B8">
        <w:t>Fájl hozzáadni az elemhez</w:t>
      </w:r>
    </w:p>
    <w:p w14:paraId="14292C13" w14:textId="0533F344" w:rsidR="000E4D0A" w:rsidRPr="00A456B8" w:rsidRDefault="000E4D0A" w:rsidP="000E4D0A">
      <w:pPr>
        <w:pStyle w:val="szdszveg"/>
        <w:numPr>
          <w:ilvl w:val="0"/>
          <w:numId w:val="17"/>
        </w:numPr>
      </w:pPr>
      <w:r w:rsidRPr="00A456B8">
        <w:t>Ikont módosítani</w:t>
      </w:r>
    </w:p>
    <w:p w14:paraId="4586492D" w14:textId="593ECDC4" w:rsidR="000E4D0A" w:rsidRPr="00A456B8" w:rsidRDefault="0031610C" w:rsidP="0031610C">
      <w:pPr>
        <w:pStyle w:val="szdszveg"/>
        <w:numPr>
          <w:ilvl w:val="0"/>
          <w:numId w:val="17"/>
        </w:numPr>
        <w:jc w:val="left"/>
      </w:pPr>
      <w:r w:rsidRPr="00A456B8">
        <w:rPr>
          <w:noProof/>
        </w:rPr>
        <mc:AlternateContent>
          <mc:Choice Requires="wps">
            <w:drawing>
              <wp:anchor distT="0" distB="0" distL="114300" distR="114300" simplePos="0" relativeHeight="251674624" behindDoc="1" locked="0" layoutInCell="1" allowOverlap="1" wp14:anchorId="299573BA" wp14:editId="0825B323">
                <wp:simplePos x="0" y="0"/>
                <wp:positionH relativeFrom="column">
                  <wp:posOffset>2980690</wp:posOffset>
                </wp:positionH>
                <wp:positionV relativeFrom="paragraph">
                  <wp:posOffset>625460</wp:posOffset>
                </wp:positionV>
                <wp:extent cx="2647315" cy="635"/>
                <wp:effectExtent l="0" t="0" r="635" b="0"/>
                <wp:wrapTight wrapText="bothSides">
                  <wp:wrapPolygon edited="0">
                    <wp:start x="0" y="0"/>
                    <wp:lineTo x="0" y="20093"/>
                    <wp:lineTo x="21450" y="20093"/>
                    <wp:lineTo x="21450"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707BA628" w14:textId="3972B350" w:rsidR="008E67B1" w:rsidRPr="00320F01" w:rsidRDefault="008D19B1" w:rsidP="001F1F90">
                            <w:pPr>
                              <w:pStyle w:val="Kpalrs"/>
                              <w:jc w:val="center"/>
                              <w:rPr>
                                <w:noProof/>
                              </w:rPr>
                            </w:pPr>
                            <w:r>
                              <w:rPr>
                                <w:noProof/>
                              </w:rPr>
                              <w:t>9</w:t>
                            </w:r>
                            <w:r w:rsidR="008E67B1">
                              <w:t>. ábra – Főoldal terve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9573BA" id="Szövegdoboz 17" o:spid="_x0000_s1031" type="#_x0000_t202" style="position:absolute;left:0;text-align:left;margin-left:234.7pt;margin-top:49.25pt;width:208.4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" stroked="f">
                <v:textbox style="mso-fit-shape-to-text:t" inset="0,0,0,0">
                  <w:txbxContent>
                    <w:p w14:paraId="707BA628" w14:textId="3972B350" w:rsidR="008E67B1" w:rsidRPr="00320F01" w:rsidRDefault="008D19B1" w:rsidP="001F1F90">
                      <w:pPr>
                        <w:pStyle w:val="Kpalrs"/>
                        <w:jc w:val="center"/>
                        <w:rPr>
                          <w:noProof/>
                        </w:rPr>
                      </w:pPr>
                      <w:r>
                        <w:rPr>
                          <w:noProof/>
                        </w:rPr>
                        <w:t>9</w:t>
                      </w:r>
                      <w:r w:rsidR="008E67B1">
                        <w:t>. ábra – Főoldal terve</w:t>
                      </w:r>
                    </w:p>
                  </w:txbxContent>
                </v:textbox>
                <w10:wrap type="tight"/>
              </v:shape>
            </w:pict>
          </mc:Fallback>
        </mc:AlternateContent>
      </w:r>
      <w:r w:rsidR="000E4D0A" w:rsidRPr="00A456B8">
        <w:t>BOM hierarchiát megjeleníti/módosítani amennyiben ez lehetséges</w:t>
      </w:r>
    </w:p>
    <w:p w14:paraId="3C87629D" w14:textId="6391538A" w:rsidR="000E4D0A" w:rsidRPr="00A456B8" w:rsidRDefault="00B61D22" w:rsidP="000E4D0A">
      <w:pPr>
        <w:pStyle w:val="szdszveg"/>
        <w:numPr>
          <w:ilvl w:val="0"/>
          <w:numId w:val="17"/>
        </w:numPr>
      </w:pPr>
      <w:r w:rsidRPr="00A456B8">
        <w:t>Egy nem alkatrész elemtípusnak költség és munkaerő igényt becsülni</w:t>
      </w:r>
    </w:p>
    <w:p w14:paraId="112259DA" w14:textId="01CA4482" w:rsidR="00B61D22" w:rsidRPr="00A456B8" w:rsidRDefault="00E059B4" w:rsidP="00B61D22">
      <w:pPr>
        <w:pStyle w:val="szdszveg"/>
      </w:pPr>
      <w:r w:rsidRPr="00A456B8">
        <w:rPr>
          <w:noProof/>
        </w:rPr>
        <w:lastRenderedPageBreak/>
        <mc:AlternateContent>
          <mc:Choice Requires="wps">
            <w:drawing>
              <wp:anchor distT="0" distB="0" distL="114300" distR="114300" simplePos="0" relativeHeight="251676672" behindDoc="0" locked="0" layoutInCell="1" allowOverlap="1" wp14:anchorId="0F0C952A" wp14:editId="6D2BBFF0">
                <wp:simplePos x="0" y="0"/>
                <wp:positionH relativeFrom="margin">
                  <wp:posOffset>2652409</wp:posOffset>
                </wp:positionH>
                <wp:positionV relativeFrom="paragraph">
                  <wp:posOffset>2552714</wp:posOffset>
                </wp:positionV>
                <wp:extent cx="2884170" cy="299085"/>
                <wp:effectExtent l="0" t="0" r="0" b="5715"/>
                <wp:wrapSquare wrapText="bothSides"/>
                <wp:docPr id="18" name="Szövegdoboz 18"/>
                <wp:cNvGraphicFramePr/>
                <a:graphic xmlns:a="http://schemas.openxmlformats.org/drawingml/2006/main">
                  <a:graphicData uri="http://schemas.microsoft.com/office/word/2010/wordprocessingShape">
                    <wps:wsp>
                      <wps:cNvSpPr txBox="1"/>
                      <wps:spPr>
                        <a:xfrm>
                          <a:off x="0" y="0"/>
                          <a:ext cx="2884170" cy="299085"/>
                        </a:xfrm>
                        <a:prstGeom prst="rect">
                          <a:avLst/>
                        </a:prstGeom>
                        <a:solidFill>
                          <a:prstClr val="white"/>
                        </a:solidFill>
                        <a:ln>
                          <a:noFill/>
                        </a:ln>
                      </wps:spPr>
                      <wps:txbx>
                        <w:txbxContent>
                          <w:p w14:paraId="57F81FDF" w14:textId="1FE1ACF9" w:rsidR="008E67B1" w:rsidRPr="00C23D50" w:rsidRDefault="008D19B1" w:rsidP="001F1F90">
                            <w:pPr>
                              <w:pStyle w:val="Kpalrs"/>
                              <w:jc w:val="center"/>
                              <w:rPr>
                                <w:noProof/>
                              </w:rPr>
                            </w:pPr>
                            <w:r>
                              <w:t>10</w:t>
                            </w:r>
                            <w:r w:rsidR="008E67B1">
                              <w:t>. ábra – Elem részletei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C952A" id="Szövegdoboz 18" o:spid="_x0000_s1032" type="#_x0000_t202" style="position:absolute;left:0;text-align:left;margin-left:208.85pt;margin-top:201pt;width:227.1pt;height:23.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" stroked="f">
                <v:textbox inset="0,0,0,0">
                  <w:txbxContent>
                    <w:p w14:paraId="57F81FDF" w14:textId="1FE1ACF9" w:rsidR="008E67B1" w:rsidRPr="00C23D50" w:rsidRDefault="008D19B1" w:rsidP="001F1F90">
                      <w:pPr>
                        <w:pStyle w:val="Kpalrs"/>
                        <w:jc w:val="center"/>
                        <w:rPr>
                          <w:noProof/>
                        </w:rPr>
                      </w:pPr>
                      <w:r>
                        <w:t>10</w:t>
                      </w:r>
                      <w:r w:rsidR="008E67B1">
                        <w:t>. ábra – Elem részletei oldal</w:t>
                      </w:r>
                    </w:p>
                  </w:txbxContent>
                </v:textbox>
                <w10:wrap type="square" anchorx="margin"/>
              </v:shape>
            </w:pict>
          </mc:Fallback>
        </mc:AlternateContent>
      </w:r>
      <w:r w:rsidRPr="00A456B8">
        <w:rPr>
          <w:noProof/>
        </w:rPr>
        <mc:AlternateContent>
          <mc:Choice Requires="wps">
            <w:drawing>
              <wp:anchor distT="0" distB="0" distL="114300" distR="114300" simplePos="0" relativeHeight="251682816" behindDoc="0" locked="0" layoutInCell="1" allowOverlap="1" wp14:anchorId="4C1568AF" wp14:editId="53A0D76F">
                <wp:simplePos x="0" y="0"/>
                <wp:positionH relativeFrom="column">
                  <wp:posOffset>-29210</wp:posOffset>
                </wp:positionH>
                <wp:positionV relativeFrom="paragraph">
                  <wp:posOffset>6116320</wp:posOffset>
                </wp:positionV>
                <wp:extent cx="2192655" cy="635"/>
                <wp:effectExtent l="0" t="0" r="0" b="0"/>
                <wp:wrapSquare wrapText="bothSides"/>
                <wp:docPr id="22" name="Szövegdoboz 22"/>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wps:spPr>
                      <wps:txbx>
                        <w:txbxContent>
                          <w:p w14:paraId="06BC0499" w14:textId="64861CA1" w:rsidR="008E67B1" w:rsidRPr="0026688A" w:rsidRDefault="008E67B1" w:rsidP="00E059B4">
                            <w:pPr>
                              <w:pStyle w:val="Kpalrs"/>
                              <w:jc w:val="center"/>
                              <w:rPr>
                                <w:noProof/>
                              </w:rPr>
                            </w:pPr>
                            <w:r>
                              <w:rPr>
                                <w:noProof/>
                              </w:rPr>
                              <w:t>1</w:t>
                            </w:r>
                            <w:r w:rsidR="008D19B1">
                              <w:rPr>
                                <w:noProof/>
                              </w:rPr>
                              <w:t>1</w:t>
                            </w:r>
                            <w:r>
                              <w:t>. ábra – Navigációs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568AF" id="Szövegdoboz 22" o:spid="_x0000_s1033" type="#_x0000_t202" style="position:absolute;left:0;text-align:left;margin-left:-2.3pt;margin-top:481.6pt;width:172.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" stroked="f">
                <v:textbox style="mso-fit-shape-to-text:t" inset="0,0,0,0">
                  <w:txbxContent>
                    <w:p w14:paraId="06BC0499" w14:textId="64861CA1" w:rsidR="008E67B1" w:rsidRPr="0026688A" w:rsidRDefault="008E67B1" w:rsidP="00E059B4">
                      <w:pPr>
                        <w:pStyle w:val="Kpalrs"/>
                        <w:jc w:val="center"/>
                        <w:rPr>
                          <w:noProof/>
                        </w:rPr>
                      </w:pPr>
                      <w:r>
                        <w:rPr>
                          <w:noProof/>
                        </w:rPr>
                        <w:t>1</w:t>
                      </w:r>
                      <w:r w:rsidR="008D19B1">
                        <w:rPr>
                          <w:noProof/>
                        </w:rPr>
                        <w:t>1</w:t>
                      </w:r>
                      <w:r>
                        <w:t>. ábra – Navigációs diagram</w:t>
                      </w:r>
                    </w:p>
                  </w:txbxContent>
                </v:textbox>
                <w10:wrap type="square"/>
              </v:shape>
            </w:pict>
          </mc:Fallback>
        </mc:AlternateContent>
      </w:r>
      <w:r w:rsidR="00AB442D" w:rsidRPr="00A456B8">
        <w:rPr>
          <w:noProof/>
        </w:rPr>
        <w:drawing>
          <wp:anchor distT="0" distB="0" distL="114300" distR="114300" simplePos="0" relativeHeight="251680768" behindDoc="0" locked="0" layoutInCell="1" allowOverlap="1" wp14:anchorId="64498375" wp14:editId="1DD47036">
            <wp:simplePos x="0" y="0"/>
            <wp:positionH relativeFrom="column">
              <wp:posOffset>-29225</wp:posOffset>
            </wp:positionH>
            <wp:positionV relativeFrom="paragraph">
              <wp:posOffset>2008092</wp:posOffset>
            </wp:positionV>
            <wp:extent cx="2192655" cy="4051300"/>
            <wp:effectExtent l="0" t="0" r="0" b="6350"/>
            <wp:wrapSquare wrapText="bothSides"/>
            <wp:docPr id="21" name="Kép 21" descr="C:\Users\badinszkydb\Downloads\Megnevezetlen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inszkydb\Downloads\Megnevezetlen diagram.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2655" cy="405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F90" w:rsidRPr="00A456B8">
        <w:rPr>
          <w:noProof/>
        </w:rPr>
        <w:drawing>
          <wp:anchor distT="0" distB="0" distL="114300" distR="114300" simplePos="0" relativeHeight="251672576" behindDoc="0" locked="0" layoutInCell="1" allowOverlap="1" wp14:anchorId="71170837" wp14:editId="208F116A">
            <wp:simplePos x="0" y="0"/>
            <wp:positionH relativeFrom="margin">
              <wp:align>right</wp:align>
            </wp:positionH>
            <wp:positionV relativeFrom="paragraph">
              <wp:posOffset>234315</wp:posOffset>
            </wp:positionV>
            <wp:extent cx="2868930" cy="2275205"/>
            <wp:effectExtent l="0" t="0" r="7620" b="0"/>
            <wp:wrapSquare wrapText="bothSides"/>
            <wp:docPr id="16" name="Kép 16" descr="C:\Users\badinszkydb\Downloads\U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inszkydb\Downloads\UI.drawi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3452"/>
                    <a:stretch/>
                  </pic:blipFill>
                  <pic:spPr bwMode="auto">
                    <a:xfrm>
                      <a:off x="0" y="0"/>
                      <a:ext cx="2868930" cy="2275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1D22" w:rsidRPr="00A456B8">
        <w:t xml:space="preserve">Ehhez egy függőlegesen két részre osztott képernyőkép lenne ideális. Ennek felső része további </w:t>
      </w:r>
      <w:r w:rsidR="00E84E49" w:rsidRPr="00A456B8">
        <w:t>három</w:t>
      </w:r>
      <w:r w:rsidR="00B61D22" w:rsidRPr="00A456B8">
        <w:t xml:space="preserve"> részre osztása ellátja az alap adatok megjelenítése, az ikon megjelenítése és a funkciógombok elhelyezése feladatokat. Az oldal alsó részén egy több füllel szétválasztott kezelőfelület helyezkedik el. Itt minden jelentős funkcionalitás egy dedikált fület </w:t>
      </w:r>
      <w:r w:rsidR="00EE55C8" w:rsidRPr="00A456B8">
        <w:t>kap,</w:t>
      </w:r>
      <w:r w:rsidR="00B61D22" w:rsidRPr="00A456B8">
        <w:t xml:space="preserve"> amelyen csak a saját kezelőelemeik jelennek meg.</w:t>
      </w:r>
    </w:p>
    <w:p w14:paraId="22F1D6B3" w14:textId="7D9735C2" w:rsidR="005A0E38" w:rsidRPr="00A456B8" w:rsidRDefault="005A0E38" w:rsidP="00B61D22">
      <w:pPr>
        <w:pStyle w:val="szdszveg"/>
      </w:pPr>
      <w:r w:rsidRPr="00A456B8">
        <w:t>Ezen túl további oldalak létrehozása szükséges mellékes funkciók megoldására, mint a készlet bevételezés és kiadása. Ezen az oldalon van lehetőség megvásárolt alkatrészek adatbázisba történő felvitelére. Ezek alapján képes az adatbázis követni, hogy melyik alkatrészek állnak raktáron.</w:t>
      </w:r>
    </w:p>
    <w:p w14:paraId="0D8A4D47" w14:textId="7FF2161E" w:rsidR="005A0E38" w:rsidRPr="00A456B8" w:rsidRDefault="005A0E38" w:rsidP="00B61D22">
      <w:pPr>
        <w:pStyle w:val="szdszveg"/>
      </w:pPr>
      <w:r w:rsidRPr="00A456B8">
        <w:t xml:space="preserve">A felhasználók kezelésére a Django egy beépített adminisztrációs oldala áll rendelkezésre. Ezen van lehetőség mind a </w:t>
      </w:r>
      <w:r w:rsidR="00E84E49" w:rsidRPr="00A456B8">
        <w:t>két</w:t>
      </w:r>
      <w:r w:rsidRPr="00A456B8">
        <w:t xml:space="preserve"> felhasználói jogosultsággal rendelkező felhasználókat létrehozni. Mivel ez a funkcionalitás nem napi szintű használatban van, ezért ennek a menübe való megjelenítése nem javasolt.</w:t>
      </w:r>
    </w:p>
    <w:p w14:paraId="4C76C6E5" w14:textId="2B292EF5" w:rsidR="00366B92" w:rsidRPr="00A456B8" w:rsidRDefault="00366B92" w:rsidP="00B61D22">
      <w:pPr>
        <w:pStyle w:val="szdszveg"/>
      </w:pPr>
    </w:p>
    <w:p w14:paraId="2DACB64E" w14:textId="09037D47" w:rsidR="00530FA4" w:rsidRPr="00A456B8" w:rsidRDefault="00530FA4" w:rsidP="00530FA4">
      <w:pPr>
        <w:pStyle w:val="szdcmsor2"/>
      </w:pPr>
      <w:bookmarkStart w:id="29" w:name="_Toc196410030"/>
      <w:r w:rsidRPr="00A456B8">
        <w:t>OOP modellek tervezése</w:t>
      </w:r>
      <w:bookmarkEnd w:id="29"/>
    </w:p>
    <w:p w14:paraId="62BC8D46" w14:textId="7D44A529" w:rsidR="006A1B0A" w:rsidRPr="00A456B8" w:rsidRDefault="0053170B" w:rsidP="0053170B">
      <w:pPr>
        <w:pStyle w:val="szdszveg"/>
      </w:pPr>
      <w:r w:rsidRPr="00A456B8">
        <w:t>Az objektum orientált programozás</w:t>
      </w:r>
      <w:r w:rsidR="000B7CF1" w:rsidRPr="00A456B8">
        <w:t xml:space="preserve"> [13]</w:t>
      </w:r>
      <w:r w:rsidRPr="00A456B8">
        <w:t xml:space="preserve"> számos előnyét lehet felhasználni ebben a projektben. </w:t>
      </w:r>
      <w:r w:rsidR="006F5BE6" w:rsidRPr="00A456B8">
        <w:t>Megvalósítás szintjén egy ORM rendszerhez nagyon hasonló struktúra a kedvező megoldás. A szükséges objektumok önállóan kommunikálva az adatbázissal olvasnak, létrehoznak, törölnek és módosítanak rekordokat. Ez ebben a formában megvalósítja a C.R.U.D. alapelveket.</w:t>
      </w:r>
      <w:r w:rsidR="00E84E49" w:rsidRPr="00A456B8">
        <w:t xml:space="preserve"> </w:t>
      </w:r>
      <w:r w:rsidR="00A231EE" w:rsidRPr="00A456B8">
        <w:t>[14]</w:t>
      </w:r>
      <w:r w:rsidR="006F5BE6" w:rsidRPr="00A456B8">
        <w:t xml:space="preserve"> Azonban ezeknek a kibővítése szükséges az egyedi funkcionalitásokkal. Egy-egy objektum olvasásához akár több tábla összefűzése is </w:t>
      </w:r>
      <w:r w:rsidR="006F5BE6" w:rsidRPr="00A456B8">
        <w:lastRenderedPageBreak/>
        <w:t xml:space="preserve">szükséges lehet. Az olvasási művelet azonban önmagában nem </w:t>
      </w:r>
      <w:r w:rsidR="006A2936" w:rsidRPr="00A456B8">
        <w:t>okoz semmilyen formában verseny helyzetet az adatbázist aktívan használók körében.</w:t>
      </w:r>
      <w:r w:rsidR="00366B92" w:rsidRPr="00A456B8">
        <w:t xml:space="preserve"> </w:t>
      </w:r>
      <w:r w:rsidR="00FC1D63" w:rsidRPr="00A456B8">
        <w:t xml:space="preserve">A teljes adatbázis struktúrát </w:t>
      </w:r>
      <w:r w:rsidR="00E84E49" w:rsidRPr="00A456B8">
        <w:t>három</w:t>
      </w:r>
      <w:r w:rsidR="00FC1D63" w:rsidRPr="00A456B8">
        <w:t xml:space="preserve"> </w:t>
      </w:r>
      <w:r w:rsidR="00A50851" w:rsidRPr="00A456B8">
        <w:t>osztály</w:t>
      </w:r>
      <w:r w:rsidR="00FC1D63" w:rsidRPr="00A456B8">
        <w:t xml:space="preserve"> implementálásának köszönhetően tudjuk kezelni:</w:t>
      </w:r>
    </w:p>
    <w:p w14:paraId="19B39237" w14:textId="01256F69" w:rsidR="00FC1D63" w:rsidRPr="00A456B8" w:rsidRDefault="00FC1D63" w:rsidP="00FC1D63">
      <w:pPr>
        <w:pStyle w:val="szdszveg"/>
        <w:numPr>
          <w:ilvl w:val="0"/>
          <w:numId w:val="18"/>
        </w:numPr>
      </w:pPr>
      <w:r w:rsidRPr="00A456B8">
        <w:rPr>
          <w:i/>
        </w:rPr>
        <w:t>Elemek</w:t>
      </w:r>
      <w:r w:rsidRPr="00A456B8">
        <w:t xml:space="preserve"> </w:t>
      </w:r>
      <w:r w:rsidR="00A50851" w:rsidRPr="00A456B8">
        <w:t>osztály</w:t>
      </w:r>
      <w:r w:rsidRPr="00A456B8">
        <w:t xml:space="preserve"> – Ez az objektum kezel minden típusú elemet. Ez végzi az adatbázissal való kommunikációt és készíti a BOM listát is.</w:t>
      </w:r>
    </w:p>
    <w:p w14:paraId="15CBE55F" w14:textId="517D692C" w:rsidR="00FC1D63" w:rsidRPr="00A456B8" w:rsidRDefault="00FC1D63" w:rsidP="00FC1D63">
      <w:pPr>
        <w:pStyle w:val="szdszveg"/>
        <w:numPr>
          <w:ilvl w:val="0"/>
          <w:numId w:val="18"/>
        </w:numPr>
      </w:pPr>
      <w:r w:rsidRPr="00A456B8">
        <w:rPr>
          <w:i/>
        </w:rPr>
        <w:t>Media</w:t>
      </w:r>
      <w:r w:rsidRPr="00A456B8">
        <w:t xml:space="preserve"> </w:t>
      </w:r>
      <w:r w:rsidR="00A50851" w:rsidRPr="00A456B8">
        <w:t>osztály</w:t>
      </w:r>
      <w:r w:rsidRPr="00A456B8">
        <w:t xml:space="preserve"> – Ez az objektum önmagában egy, a szerveren lévő, fájlt reprezentál. Ennek a segítségével lehet fenntartani a fájlrendszer és az adatbázis közti konzisztenciát. Az objektum képes a fájlrendszerről törölni fájlokat.</w:t>
      </w:r>
    </w:p>
    <w:p w14:paraId="2A44A866" w14:textId="3B70707B" w:rsidR="00FC1D63" w:rsidRPr="00A456B8" w:rsidRDefault="00FC1D63" w:rsidP="00FC1D63">
      <w:pPr>
        <w:pStyle w:val="szdszveg"/>
        <w:numPr>
          <w:ilvl w:val="0"/>
          <w:numId w:val="18"/>
        </w:numPr>
      </w:pPr>
      <w:r w:rsidRPr="00A456B8">
        <w:rPr>
          <w:i/>
        </w:rPr>
        <w:t>Beszállító</w:t>
      </w:r>
      <w:r w:rsidRPr="00A456B8">
        <w:t xml:space="preserve"> </w:t>
      </w:r>
      <w:r w:rsidR="00A50851" w:rsidRPr="00A456B8">
        <w:t>osztály</w:t>
      </w:r>
      <w:r w:rsidRPr="00A456B8">
        <w:t xml:space="preserve"> – Egy beszállítót reprezentál. Ennek segítségével az elemek objektum listában tudja tartani a beszállítókat a könnyebb kezelés végett.</w:t>
      </w:r>
    </w:p>
    <w:p w14:paraId="24836203" w14:textId="28F6F279" w:rsidR="00B813AC" w:rsidRPr="00A456B8" w:rsidRDefault="00B813AC" w:rsidP="00B813AC">
      <w:pPr>
        <w:pStyle w:val="szdszveg"/>
      </w:pPr>
      <w:r w:rsidRPr="00A456B8">
        <w:t>A megrendelő anyacégére való tekintettel a teljes forráskódban a változónevek és függvény/metódusnevek angol nyelven kerültek megfogalmazásra.</w:t>
      </w:r>
    </w:p>
    <w:p w14:paraId="24C0E4C0" w14:textId="5F8F5EBA" w:rsidR="00763ABF" w:rsidRPr="00A456B8" w:rsidRDefault="00763ABF" w:rsidP="00763ABF">
      <w:pPr>
        <w:pStyle w:val="szdcmsor3"/>
      </w:pPr>
      <w:bookmarkStart w:id="30" w:name="_Toc196410031"/>
      <w:r w:rsidRPr="00A456B8">
        <w:t xml:space="preserve">Elemek </w:t>
      </w:r>
      <w:r w:rsidR="00A50851" w:rsidRPr="00A456B8">
        <w:t>osztály</w:t>
      </w:r>
      <w:bookmarkEnd w:id="30"/>
    </w:p>
    <w:p w14:paraId="1D681E94" w14:textId="0E4F904B" w:rsidR="00E76E4B" w:rsidRPr="00A456B8" w:rsidRDefault="00E76E4B" w:rsidP="00B813AC">
      <w:pPr>
        <w:pStyle w:val="szdszveg"/>
      </w:pPr>
      <w:r w:rsidRPr="00A456B8">
        <w:t xml:space="preserve">Az </w:t>
      </w:r>
      <w:r w:rsidRPr="00A456B8">
        <w:rPr>
          <w:i/>
          <w:iCs/>
        </w:rPr>
        <w:t>elemek</w:t>
      </w:r>
      <w:r w:rsidRPr="00A456B8">
        <w:t xml:space="preserve"> </w:t>
      </w:r>
      <w:r w:rsidR="00A50851" w:rsidRPr="00A456B8">
        <w:t>osztály</w:t>
      </w:r>
      <w:r w:rsidRPr="00A456B8">
        <w:t xml:space="preserve"> tekinthető a kód alapvető elemének. Ez tartalmazza a másik két objektumot (vagy listákat belőlük). Egy ilyen objektum létrehozásakor egy adatbázis művelettel lekérdeződik néhány alapvető </w:t>
      </w:r>
      <w:r w:rsidR="00B6113B" w:rsidRPr="00A456B8">
        <w:t>paraméter,</w:t>
      </w:r>
      <w:r w:rsidRPr="00A456B8">
        <w:t xml:space="preserve"> ami szükséges az inicializáláshoz. Ezután az összes belső paraméter @property taggel lett </w:t>
      </w:r>
      <w:r w:rsidR="00B6113B" w:rsidRPr="00A456B8">
        <w:t>ellátva,</w:t>
      </w:r>
      <w:r w:rsidRPr="00A456B8">
        <w:t xml:space="preserve"> ami azt eredményezi, hogy valós időben a paraméter lekérdezésekor történik meg az adatbázisművelet. Ennek a megoldásnak előnye, hogy minden esetben valós idejű adatot szolgáltat a felhasználói felület felé. Hátránya a reakcióidő csökkenése. Több elem egyszerre történő kezelésekor kialakulhat versenyhelyzet az adatbázis oldalán, azonban ez inkonzisztenciához sosem tud vezetni, csupán a </w:t>
      </w:r>
      <w:r w:rsidR="00B6113B" w:rsidRPr="00A456B8">
        <w:t>válaszidő növekedéséhez.</w:t>
      </w:r>
      <w:r w:rsidR="00C02837" w:rsidRPr="00A456B8">
        <w:t xml:space="preserve"> Minden objektum külön adatbáziskapcsolattal rendelkezik. Ennek eredményeképpen egy olyan tranzakció nem valósítható meg ebben a struktúrában, ami több elemet egyszerre érint. Ez problémát okozott a rekurzív műveletek visszavonásakor hiba esetén, de probléma enélkül is megoldható volt.</w:t>
      </w:r>
    </w:p>
    <w:p w14:paraId="1FE170BE" w14:textId="1705425A" w:rsidR="007D43CE" w:rsidRPr="00A456B8" w:rsidRDefault="00F56875" w:rsidP="00B813AC">
      <w:pPr>
        <w:pStyle w:val="szdszveg"/>
      </w:pPr>
      <w:r w:rsidRPr="00A456B8">
        <w:t xml:space="preserve">Ez az </w:t>
      </w:r>
      <w:r w:rsidR="00A50851" w:rsidRPr="00A456B8">
        <w:t>osztály</w:t>
      </w:r>
      <w:r w:rsidRPr="00A456B8">
        <w:t xml:space="preserve"> tartalmazza az SQL lekérdezéseket saját magára és a hierarchiára való tekintettel is. Minden lekérdezésnél figyelem lett fordítva arra, hogy az elem ne tudjon olyan adatokhoz hozzáférni, ami nem hozzá kapcsolódik. Ez helyenként többszörösen összefűzött WHERE záradékokat jelent, hogy el lehessen érni a kívánt eredményt.</w:t>
      </w:r>
      <w:r w:rsidR="007D43CE" w:rsidRPr="00A456B8">
        <w:t xml:space="preserve"> Az itt megjelenő függvények natív python listákat vagy szövegeket adnak eredményül, kivéve egyet. </w:t>
      </w:r>
    </w:p>
    <w:p w14:paraId="3354C29A" w14:textId="26AEED0F" w:rsidR="00F56875" w:rsidRPr="00A456B8" w:rsidRDefault="007D43CE" w:rsidP="00B813AC">
      <w:pPr>
        <w:pStyle w:val="szdszveg"/>
      </w:pPr>
      <w:r w:rsidRPr="00A456B8">
        <w:t>A BOM hierarchia kirajzolásához használt kódrészlet megvalósításához elengedhetetlen volt, hogy a függvény kimenete HTML kód legyen, így ez egy kivételként rögtön HTML kódot állít elő.</w:t>
      </w:r>
    </w:p>
    <w:p w14:paraId="1FC92F98" w14:textId="65A130E1" w:rsidR="007D43CE" w:rsidRPr="00A456B8" w:rsidRDefault="00336704" w:rsidP="00B813AC">
      <w:pPr>
        <w:pStyle w:val="szdszveg"/>
      </w:pPr>
      <w:r w:rsidRPr="00A456B8">
        <w:lastRenderedPageBreak/>
        <w:t xml:space="preserve">Az adatbázis tervezésekor megvizsgált kétféle BOM hierarchia előállítási módok ebben az </w:t>
      </w:r>
      <w:r w:rsidR="00A50851" w:rsidRPr="00A456B8">
        <w:t>osztályban</w:t>
      </w:r>
      <w:r w:rsidRPr="00A456B8">
        <w:t xml:space="preserve"> kerülnének implementálásra. Mivel a vizsgálat eredményeképpen az egyik túl sok felesleges hálózati forgalmat generál így annak a kódnak a végső verzióban helye nincs, csupán a teszt idejére és a teljesítményméréshez volt rá szükség.</w:t>
      </w:r>
      <w:r w:rsidR="00770BD3" w:rsidRPr="00A456B8">
        <w:t xml:space="preserve"> A teljesítmény teszt eredménye szerint a végső implementált algoritmus, mely tartalmazza a query hívást és visszatérésének értelmezését is, körülbelül 8-10 milliszekundum alatt képes felépíteni egy projekt teljes hálóját egyetlen hálózati üzenetváltásból.</w:t>
      </w:r>
    </w:p>
    <w:p w14:paraId="125BFFDD" w14:textId="13C0CB94" w:rsidR="00770BD3" w:rsidRDefault="00770BD3" w:rsidP="00B813AC">
      <w:pPr>
        <w:pStyle w:val="szdszveg"/>
      </w:pPr>
      <w:r w:rsidRPr="00A456B8">
        <w:t>Az összes elem egy listában történő lekérdezéséhez is implementálva lett egy függvény. Azonban ez az elemekhez csupán az elengedhetetlen tulajdonságokat tölti be, egy SQL lekérdezéssel az összeshez. Ezzel erőforrást takarít meg. Hátránya, hogy habár az objektum létrejött és látszólag tartalmaz minden adatot, az adatok valós időben fognak betöltődni az adatbázisból amikor arra a megjelenítéskor szükség van.</w:t>
      </w:r>
    </w:p>
    <w:p w14:paraId="20692097" w14:textId="022F3835" w:rsidR="00C32D54" w:rsidRPr="00A456B8" w:rsidRDefault="00C32D54" w:rsidP="00C32D54">
      <w:pPr>
        <w:pStyle w:val="szdszveg"/>
        <w:ind w:firstLine="0"/>
      </w:pPr>
      <w:r>
        <w:t>Az osztály belső változóit, eljárásait és függvényit az ehhez tartozó melléklet tartalmazza.</w:t>
      </w:r>
    </w:p>
    <w:p w14:paraId="4DC7E116" w14:textId="64D5CC53" w:rsidR="00A237D8" w:rsidRPr="00035D0B" w:rsidRDefault="00A50851" w:rsidP="00A50851">
      <w:pPr>
        <w:pStyle w:val="szdcmsor3"/>
      </w:pPr>
      <w:bookmarkStart w:id="31" w:name="_Toc196410032"/>
      <w:r w:rsidRPr="00035D0B">
        <w:t>Media osztály</w:t>
      </w:r>
      <w:bookmarkEnd w:id="31"/>
    </w:p>
    <w:p w14:paraId="790C7FD7" w14:textId="2427B344" w:rsidR="00A50851" w:rsidRPr="00035D0B" w:rsidRDefault="00A50851" w:rsidP="00A50851">
      <w:pPr>
        <w:pStyle w:val="szdszveg"/>
      </w:pPr>
      <w:r w:rsidRPr="00035D0B">
        <w:t>A szoftver egyik alapvető funkcionalitása a fájlok tárolása és rendszerezése. Ehhez két nyilvánvaló megvalósítási út létezik.</w:t>
      </w:r>
    </w:p>
    <w:p w14:paraId="2215107F" w14:textId="2B39D7B1" w:rsidR="00A50851" w:rsidRPr="00035D0B" w:rsidRDefault="00A50851" w:rsidP="00A50851">
      <w:pPr>
        <w:pStyle w:val="szdszveg"/>
        <w:numPr>
          <w:ilvl w:val="0"/>
          <w:numId w:val="19"/>
        </w:numPr>
      </w:pPr>
      <w:r w:rsidRPr="00035D0B">
        <w:t>Fájlok tárolása adatbázisban BLOB mezőben</w:t>
      </w:r>
    </w:p>
    <w:p w14:paraId="65147152" w14:textId="0DEE14E2" w:rsidR="00A50851" w:rsidRPr="00035D0B" w:rsidRDefault="00A50851" w:rsidP="00A50851">
      <w:pPr>
        <w:pStyle w:val="szdszveg"/>
        <w:numPr>
          <w:ilvl w:val="0"/>
          <w:numId w:val="19"/>
        </w:numPr>
      </w:pPr>
      <w:r w:rsidRPr="00035D0B">
        <w:t>Fájlok tárolása a fájlendszeren és a hivatkozás tárolása az adatbázisban</w:t>
      </w:r>
    </w:p>
    <w:p w14:paraId="01A3D954" w14:textId="70952D9B" w:rsidR="00A50851" w:rsidRPr="00035D0B" w:rsidRDefault="00A50851" w:rsidP="00A50851">
      <w:pPr>
        <w:pStyle w:val="szdszveg"/>
      </w:pPr>
      <w:r w:rsidRPr="00035D0B">
        <w:t>Abban az első lehetőségnek előnye, hogy egyszerű a megvalósítás. Nincsenek szinkronizációs problémák, mikor a rekordok és a valós fájlrendszer nem egyezik. Olvasni is könnyebb belőle, mert egy SQL lekérdezéssel megkapjuk a teljes fájl tartalmát. Ennek ellenére a hátrányai arra késztetik az iparági szereplőket, hogy a második megoldást részesítsék előnyben. Abban az esetben, ha BLOB mezőket használunk az adatbázisban akkor be kell vezetnie az adatbázismotornak a pointereket, melyek nagyban megnehezítik a keresést. Nem lehet majd előre becsülni egy-egy lekérdezés idejét, mert az nagyban függ a merevlemezen történő szektorkeresési időtől. A merevlemezen történő adatolvasás legszignifikánsabb ideje az, ameddig az olvasófej pozíciót vált és megkeresi az olvasandó szektorokat. Ez a probléma orvosolható lenne SSD meghajtók alkalmazásával, amiben kialakításából és működéséből adódóan nincs mozgó alkatrész és minden szektort logikai áramkörök segítségével ér el. Ebben az esetben sajnos számolni kell az SSD véges írási kapacitásával.</w:t>
      </w:r>
    </w:p>
    <w:p w14:paraId="260380EE" w14:textId="5018A53F" w:rsidR="00A50851" w:rsidRPr="00035D0B" w:rsidRDefault="00106973" w:rsidP="00A50851">
      <w:pPr>
        <w:pStyle w:val="szdszveg"/>
      </w:pPr>
      <w:r w:rsidRPr="00035D0B">
        <w:t>Az ebben a projektben résztvevő szerverek merevlemezzel rendelkeznek. Ezt figyelembe kellett venni a tervezéskor.</w:t>
      </w:r>
    </w:p>
    <w:p w14:paraId="5C88458A" w14:textId="4604CBAA" w:rsidR="00106973" w:rsidRPr="00035D0B" w:rsidRDefault="00106973" w:rsidP="00A50851">
      <w:pPr>
        <w:pStyle w:val="szdszveg"/>
      </w:pPr>
      <w:r w:rsidRPr="00035D0B">
        <w:lastRenderedPageBreak/>
        <w:t xml:space="preserve">A fájlok adatbázisban történő tárolásának másik hátránya az adatbázis méretének folyamatos növekedése, amely idővel nehézkessé tudja tenni a kezelését, biztonsági mentését és visszaállítását. Abban az esetben, ha csak egy fájlnév referenciát tárolunk az adatbázisban akkor az elérési út elfér egy fix hosszúságú VARCHAR </w:t>
      </w:r>
      <w:r w:rsidR="004441F5" w:rsidRPr="00035D0B">
        <w:t>mezőben,</w:t>
      </w:r>
      <w:r w:rsidRPr="00035D0B">
        <w:t xml:space="preserve"> amivel a motor könnyen számol, hogy hol a mező eleje és vége. A tárolt fájlokat pedig egy biztonsági mentés alkalmával egy zip fájlba mentve könnyen archiválhatjuk az adatbázis mentés mellé. Ebben az esetben fontos, hogy az adatbázis snapshot és a fájlok kimentése egyszerre kell, hogy történjen a szinkronizáció megtartása végett és a fájlok együttesen tesznek ki egy biztonsági mentést.</w:t>
      </w:r>
    </w:p>
    <w:p w14:paraId="4106099B" w14:textId="357E7991" w:rsidR="00CF1BB3" w:rsidRPr="00035D0B" w:rsidRDefault="00CF1BB3" w:rsidP="00035D0B">
      <w:pPr>
        <w:pStyle w:val="szdszveg"/>
        <w:spacing w:before="240" w:after="240"/>
        <w:ind w:left="567" w:right="567"/>
      </w:pPr>
      <w:r w:rsidRPr="00035D0B">
        <w:rPr>
          <w:shd w:val="clear" w:color="auto" w:fill="FFFFFF"/>
        </w:rPr>
        <w:t>The blobs we store into the database are also generally inefficient because you are blowing up your database cache on raw data that is using up space. As time goes and your cache gets filled, it can create bottlenecks very quickly. Instead, we should delegate caching to a separate intermediate layer like </w:t>
      </w:r>
      <w:r w:rsidRPr="00035D0B">
        <w:t>Redis </w:t>
      </w:r>
      <w:r w:rsidRPr="00035D0B">
        <w:rPr>
          <w:shd w:val="clear" w:color="auto" w:fill="FFFFFF"/>
        </w:rPr>
        <w:t>and cache the actual image and not just the blob. With this, we can avoid overloading the database, but the goal here is the abstraction since we won’t care what kind of persistence we implement with this new layer in-between.</w:t>
      </w:r>
      <w:r w:rsidR="00D65F7E">
        <w:rPr>
          <w:shd w:val="clear" w:color="auto" w:fill="FFFFFF"/>
        </w:rPr>
        <w:t xml:space="preserve"> [15]</w:t>
      </w:r>
    </w:p>
    <w:p w14:paraId="69C5D1A9" w14:textId="54B40779" w:rsidR="003769EB" w:rsidRPr="00035D0B" w:rsidRDefault="003769EB" w:rsidP="007774E5">
      <w:pPr>
        <w:pStyle w:val="szdszveg"/>
      </w:pPr>
      <w:r w:rsidRPr="00035D0B">
        <w:t xml:space="preserve">A </w:t>
      </w:r>
      <w:r w:rsidRPr="00035D0B">
        <w:rPr>
          <w:i/>
          <w:iCs/>
        </w:rPr>
        <w:t>Media</w:t>
      </w:r>
      <w:r w:rsidRPr="00035D0B">
        <w:t xml:space="preserve"> osztály </w:t>
      </w:r>
      <w:r w:rsidR="007774E5" w:rsidRPr="00035D0B">
        <w:t>teremti meg a kapcsolatot a fájlrendszer és az adatbázis között. A benne lévő függvények és eljárások biztosítják a folyamatos szinkronizációt. Az osztály szerkezete rövid, mert csak néhány alapvető funkció kidolgozása volt szükséges, mint a fájlok elemekhez történő csatolása adatbázis szinten, vagy a fájlok törlése egyszerre adatbázis és fájlrendszer szinten.</w:t>
      </w:r>
    </w:p>
    <w:p w14:paraId="198F9FE6" w14:textId="29A88DFD" w:rsidR="007774E5" w:rsidRDefault="007774E5" w:rsidP="007774E5">
      <w:pPr>
        <w:pStyle w:val="szdszveg"/>
      </w:pPr>
      <w:r w:rsidRPr="00035D0B">
        <w:t>A fájlok tárolása nem a forráskód számára fenntartott mappában történik. Ez egy globális változóban definiált helyen valósul meg. Ezt a változót a settings.py fájl tartalmazza, mint minden egyéb konfigurációs paramétert.</w:t>
      </w:r>
    </w:p>
    <w:p w14:paraId="425BF362" w14:textId="54860B4A" w:rsidR="00C32D54" w:rsidRPr="00035D0B" w:rsidRDefault="00C32D54" w:rsidP="00C32D54">
      <w:pPr>
        <w:pStyle w:val="szdszveg"/>
        <w:ind w:firstLine="0"/>
      </w:pPr>
      <w:r>
        <w:t>Az osztály belső változóit, eljárásait és függvényit az ehhez tartozó melléklet tartalmazza.</w:t>
      </w:r>
    </w:p>
    <w:p w14:paraId="2004961A" w14:textId="15E55D49" w:rsidR="00102BD3" w:rsidRPr="00035D0B" w:rsidRDefault="00102BD3" w:rsidP="00102BD3">
      <w:pPr>
        <w:pStyle w:val="szdcmsor3"/>
      </w:pPr>
      <w:bookmarkStart w:id="32" w:name="_Toc196410033"/>
      <w:r w:rsidRPr="00035D0B">
        <w:t>Beszállító osztály</w:t>
      </w:r>
      <w:bookmarkEnd w:id="32"/>
    </w:p>
    <w:p w14:paraId="1B38741E" w14:textId="356C0201" w:rsidR="00102BD3" w:rsidRDefault="00102BD3" w:rsidP="00102BD3">
      <w:pPr>
        <w:pStyle w:val="szdszveg"/>
      </w:pPr>
      <w:r w:rsidRPr="00035D0B">
        <w:t xml:space="preserve">Minden megvásárolható terméknek több beszerzési lehetősége is lehet. Ezekhez különböző árak, pénznemek és beszállítói cégek tartozhatnak. Az adatbázis mikor árat becsül akkor ezek az árak közt próbálja a legoptimálisabb megoldást kínálni. Különböző pénznemek közt nem képes átváltani, azt mindig a rögzített pénznemben jeleníti meg. Ez a struktúra előrevetíti, hogy az elemekhez tartozó beszállítói lehetőség nem egy egyszerű </w:t>
      </w:r>
      <w:r w:rsidRPr="00035D0B">
        <w:lastRenderedPageBreak/>
        <w:t xml:space="preserve">változó vagy struktúra lesz, hanem egy lista, amely az összes lehetőséget tartalmazza. Ennek folyamodványaképpen lett létrehozva ez az osztály. Ez nagyon egyszerű műveleteket tartalmaz. Képes elemekhez beszállítói lehetőségeket adni, módosítani vagy törölni is. Extra funkcionalitásképpen ebben a fájlban kapott helyet egy segédfüggvény ami az összes beszállító adatait lekérdezi az adatbázisból és a felhasználó felületnek biztosítja </w:t>
      </w:r>
      <w:r w:rsidR="006224AF" w:rsidRPr="00035D0B">
        <w:rPr>
          <w:noProof/>
        </w:rPr>
        <mc:AlternateContent>
          <mc:Choice Requires="wps">
            <w:drawing>
              <wp:anchor distT="0" distB="0" distL="114300" distR="114300" simplePos="0" relativeHeight="251685888" behindDoc="0" locked="0" layoutInCell="1" allowOverlap="1" wp14:anchorId="4459C0A8" wp14:editId="66F140BE">
                <wp:simplePos x="0" y="0"/>
                <wp:positionH relativeFrom="margin">
                  <wp:align>right</wp:align>
                </wp:positionH>
                <wp:positionV relativeFrom="paragraph">
                  <wp:posOffset>4177637</wp:posOffset>
                </wp:positionV>
                <wp:extent cx="557149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77216733" w14:textId="48DB7358" w:rsidR="008E67B1" w:rsidRPr="00506540" w:rsidRDefault="008E67B1" w:rsidP="00111DAD">
                            <w:pPr>
                              <w:pStyle w:val="Kpalrs"/>
                              <w:jc w:val="center"/>
                            </w:pPr>
                            <w:r>
                              <w:t>1</w:t>
                            </w:r>
                            <w:r w:rsidR="008D19B1">
                              <w:t>2</w:t>
                            </w:r>
                            <w:r>
                              <w:t>. ábra – Osztálydiagram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0A8" id="Szövegdoboz 24" o:spid="_x0000_s1034" type="#_x0000_t202" style="position:absolute;left:0;text-align:left;margin-left:387.5pt;margin-top:328.95pt;width:438.7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" stroked="f">
                <v:textbox style="mso-fit-shape-to-text:t" inset="0,0,0,0">
                  <w:txbxContent>
                    <w:p w14:paraId="77216733" w14:textId="48DB7358" w:rsidR="008E67B1" w:rsidRPr="00506540" w:rsidRDefault="008E67B1" w:rsidP="00111DAD">
                      <w:pPr>
                        <w:pStyle w:val="Kpalrs"/>
                        <w:jc w:val="center"/>
                      </w:pPr>
                      <w:r>
                        <w:t>1</w:t>
                      </w:r>
                      <w:r w:rsidR="008D19B1">
                        <w:t>2</w:t>
                      </w:r>
                      <w:r>
                        <w:t>. ábra – Osztálydiagram</w:t>
                      </w:r>
                    </w:p>
                  </w:txbxContent>
                </v:textbox>
                <w10:wrap type="square" anchorx="margin"/>
              </v:shape>
            </w:pict>
          </mc:Fallback>
        </mc:AlternateContent>
      </w:r>
      <w:r w:rsidR="00124634" w:rsidRPr="00035D0B">
        <w:rPr>
          <w:noProof/>
        </w:rPr>
        <w:drawing>
          <wp:anchor distT="0" distB="0" distL="114300" distR="114300" simplePos="0" relativeHeight="251683840" behindDoc="0" locked="0" layoutInCell="1" allowOverlap="1" wp14:anchorId="06619186" wp14:editId="79C5F1FC">
            <wp:simplePos x="0" y="0"/>
            <wp:positionH relativeFrom="page">
              <wp:align>center</wp:align>
            </wp:positionH>
            <wp:positionV relativeFrom="paragraph">
              <wp:posOffset>1307111</wp:posOffset>
            </wp:positionV>
            <wp:extent cx="4241800" cy="2792730"/>
            <wp:effectExtent l="0" t="0" r="6350" b="7620"/>
            <wp:wrapSquare wrapText="bothSides"/>
            <wp:docPr id="23" name="Kép 23" descr="C:\Users\badinszkydb\Downloads\OO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inszkydb\Downloads\OOP 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5D0B">
        <w:t>megjeleníthető formátumban. Habár ez nem az osztály része, de logikailag ide tartozik.</w:t>
      </w:r>
    </w:p>
    <w:p w14:paraId="0B95BE54" w14:textId="27D3B9C5" w:rsidR="00C32D54" w:rsidRPr="00035D0B" w:rsidRDefault="00C32D54" w:rsidP="00C32D54">
      <w:pPr>
        <w:pStyle w:val="szdszveg"/>
        <w:ind w:firstLine="0"/>
      </w:pPr>
      <w:r>
        <w:t>Az osztály belső változóit, eljárásait és függvényit az ehhez tartozó melléklet tartalmazza.</w:t>
      </w:r>
    </w:p>
    <w:p w14:paraId="20D9DE34" w14:textId="0B3E42E6" w:rsidR="00F55D13" w:rsidRPr="00035D0B" w:rsidRDefault="00F55D13" w:rsidP="00F55D13">
      <w:pPr>
        <w:pStyle w:val="szdcmsor2"/>
      </w:pPr>
      <w:bookmarkStart w:id="33" w:name="_Toc196410034"/>
      <w:r w:rsidRPr="00035D0B">
        <w:t>Tesztelés tervezése</w:t>
      </w:r>
      <w:bookmarkEnd w:id="33"/>
    </w:p>
    <w:p w14:paraId="39DC9D02" w14:textId="0EAD275D" w:rsidR="00AB0A3D" w:rsidRPr="00035D0B" w:rsidRDefault="00AB0A3D" w:rsidP="00AB0A3D">
      <w:pPr>
        <w:pStyle w:val="szdszveg"/>
        <w:jc w:val="center"/>
      </w:pPr>
      <w:r w:rsidRPr="00035D0B">
        <w:t>„</w:t>
      </w:r>
      <w:r w:rsidR="00E02405" w:rsidRPr="00035D0B">
        <w:t>Testing can prove the presence of errors, but not their absence.</w:t>
      </w:r>
      <w:r w:rsidRPr="00035D0B">
        <w:t>”</w:t>
      </w:r>
      <w:r w:rsidR="00087D8F" w:rsidRPr="00035D0B">
        <w:t xml:space="preserve"> [16]</w:t>
      </w:r>
    </w:p>
    <w:p w14:paraId="26E6FD29" w14:textId="77777777" w:rsidR="00E02405" w:rsidRPr="00035D0B" w:rsidRDefault="00E02405" w:rsidP="00035D0B">
      <w:pPr>
        <w:pStyle w:val="szdszveg"/>
        <w:jc w:val="right"/>
      </w:pPr>
    </w:p>
    <w:p w14:paraId="3AEC14B2" w14:textId="4F41596A" w:rsidR="000467C1" w:rsidRPr="00035D0B" w:rsidRDefault="0050173F" w:rsidP="00F55D13">
      <w:pPr>
        <w:pStyle w:val="szdszveg"/>
      </w:pPr>
      <w:r w:rsidRPr="00035D0B">
        <w:t xml:space="preserve">A szoftverfejlesztés lépéseinek fontos eleme a tesztelés elvégzése. Ezeket a tesztelési eljárásokat előre meg kell határozni, így a fejlesztés során idő takarítható meg. </w:t>
      </w:r>
      <w:r w:rsidR="000467C1" w:rsidRPr="00035D0B">
        <w:t>A tesztelési technikák két fő csoportba csoportosíthatók:</w:t>
      </w:r>
    </w:p>
    <w:p w14:paraId="32932BE8" w14:textId="1248C4A9" w:rsidR="00F55D13" w:rsidRPr="00035D0B" w:rsidRDefault="000467C1" w:rsidP="000467C1">
      <w:pPr>
        <w:pStyle w:val="szdszveg"/>
        <w:numPr>
          <w:ilvl w:val="0"/>
          <w:numId w:val="20"/>
        </w:numPr>
      </w:pPr>
      <w:r w:rsidRPr="00035D0B">
        <w:t>Statikus elemzési módszerek</w:t>
      </w:r>
    </w:p>
    <w:p w14:paraId="0CAD418B" w14:textId="651DAE64" w:rsidR="000467C1" w:rsidRPr="00035D0B" w:rsidRDefault="000467C1" w:rsidP="000467C1">
      <w:pPr>
        <w:pStyle w:val="szdszveg"/>
        <w:numPr>
          <w:ilvl w:val="0"/>
          <w:numId w:val="20"/>
        </w:numPr>
      </w:pPr>
      <w:r w:rsidRPr="00035D0B">
        <w:t>Dinamikus tesztelés</w:t>
      </w:r>
    </w:p>
    <w:p w14:paraId="686B5498" w14:textId="5D20D498" w:rsidR="00D81E6E" w:rsidRPr="00035D0B" w:rsidRDefault="00D81E6E" w:rsidP="00D81E6E">
      <w:pPr>
        <w:pStyle w:val="szdszveg"/>
      </w:pPr>
      <w:r w:rsidRPr="00035D0B">
        <w:t xml:space="preserve">A statikus elemzési módszer a forráskódra fókuszál és nem a futtatott programra. Ez két részre bontható az alapján, hogy ember vagy gép végzi. Programozás közben a fejlesztői környezet nagysegítségre van ennek a tesztelésnek az elvégzésében. A fejlesztői környezet által kínált elemzés az automatizált módszerek közé sorolható. Ez a szintaktikai és egyszerűbb szemantikai hibákat képes kiszűrni. Képes figyelmeztetni egy nem inicializált változóra, vagy egy létrehozott ám de sose használt kódrészletre. Azonban ennek a </w:t>
      </w:r>
      <w:r w:rsidRPr="00035D0B">
        <w:lastRenderedPageBreak/>
        <w:t xml:space="preserve">képessége határolt. Nem képes a logikát felismerni a kódban és értelmezni azt. Így a bonyolultabb hibák rejtve maradnak. Azok csak emberi átvizsgálással fedhetőek fel.  Ezért javasolt időről időre egy független csapattal átvizsgáltatni az újonnan írt kódrészleteket, hogy elkerülhetővé váljanak a későbbiekben a teljes kódátírással történő hibajavítások (refaktorálások). </w:t>
      </w:r>
    </w:p>
    <w:p w14:paraId="4F88A44F" w14:textId="4C06E956" w:rsidR="003D0C70" w:rsidRPr="00035D0B" w:rsidRDefault="003D0C70" w:rsidP="00D81E6E">
      <w:pPr>
        <w:pStyle w:val="szdszveg"/>
      </w:pPr>
      <w:r w:rsidRPr="00035D0B">
        <w:t>A dinamikus tesztelési elemzéseknél elengedhetetlenné válik az automatizálás. Általánosságban véve ezek a tesztelések két részre bonthatók az alapján, hogy ismert-e a forráskódja az alkalmazásnak. Ezek alapján lehet fekete vagy fehér dobozos tesztelés. Esetünkben a forráskód teljes mértékig ismert, így fehér dobozos tesztelésről beszélünk.</w:t>
      </w:r>
      <w:r w:rsidR="00545C65" w:rsidRPr="00035D0B">
        <w:t xml:space="preserve"> </w:t>
      </w:r>
      <w:r w:rsidR="00E84E49" w:rsidRPr="00035D0B">
        <w:t>[</w:t>
      </w:r>
      <w:r w:rsidR="002E104D">
        <w:t>19</w:t>
      </w:r>
      <w:r w:rsidR="00E84E49" w:rsidRPr="00035D0B">
        <w:t xml:space="preserve">] </w:t>
      </w:r>
      <w:r w:rsidR="00545C65" w:rsidRPr="00035D0B">
        <w:t>Ilyen esetben van lehetőségünk a forráskódban lévő minden kisebb elemre kiterjedő külön teszt eljárást létrehozni. Ideális esetben a tesztek megírása megelőzi a tényleges modul létrehozását és a teszt ellenőrzi a modul jó működését.</w:t>
      </w:r>
      <w:r w:rsidR="002503B4" w:rsidRPr="00035D0B">
        <w:t xml:space="preserve"> Ezek a kis teszt eljárások gyakran lefuttathatók, hogy minél hamarabb </w:t>
      </w:r>
      <w:r w:rsidR="008B4F83" w:rsidRPr="00035D0B">
        <w:t>kiderüljön,</w:t>
      </w:r>
      <w:r w:rsidR="002503B4" w:rsidRPr="00035D0B">
        <w:t xml:space="preserve"> ha egy modulban olyan változtatás lett </w:t>
      </w:r>
      <w:r w:rsidR="008B4F83" w:rsidRPr="00035D0B">
        <w:t>végrehajtva,</w:t>
      </w:r>
      <w:r w:rsidR="002503B4" w:rsidRPr="00035D0B">
        <w:t xml:space="preserve"> ami egy előző funkcionalitást veszélyeztet.</w:t>
      </w:r>
      <w:r w:rsidR="008F7A0F" w:rsidRPr="00035D0B">
        <w:t xml:space="preserve"> Ebben a projektben a tesztelés ezen fázisa is így lett elvégezve. A főbb funkcionalitások </w:t>
      </w:r>
      <w:r w:rsidR="008B4F83" w:rsidRPr="00035D0B">
        <w:t xml:space="preserve">tesztjei </w:t>
      </w:r>
      <w:r w:rsidR="008F7A0F" w:rsidRPr="00035D0B">
        <w:t xml:space="preserve">minden egyes git </w:t>
      </w:r>
      <w:r w:rsidR="008B4F83" w:rsidRPr="00035D0B">
        <w:t>feltöltés alkalmával lefutnak és emailben értesít amennyiben olyan változás lett alkalmazva, ami egy már működő algoritmus eredményeit valótlanná teszik.</w:t>
      </w:r>
    </w:p>
    <w:p w14:paraId="0A83B17C" w14:textId="40327124" w:rsidR="003149F3" w:rsidRPr="00035D0B" w:rsidRDefault="003149F3" w:rsidP="00D81E6E">
      <w:pPr>
        <w:pStyle w:val="szdszveg"/>
      </w:pPr>
      <w:r w:rsidRPr="00035D0B">
        <w:t>A forráskód tárolásához a GitHub tárhelyszolgáltatása ad helyet. Ennek a szolgáltatásnak vannak extra használható előnyei is. Ilyen a GitHub Actions is. Ezzel a funkcióval képes a forráskódot egy előre meghatározott független futtatási környezetben tesztelni. Ehhez a mi esetünkben egy Docker konténer létrehozása és futtatása szükséges. A Dockerfájl a forráskód része. Ennek előnye, hogy a telepítési lépések abban azonnal dokumentálva vannak.</w:t>
      </w:r>
      <w:r w:rsidR="00E84E49" w:rsidRPr="00035D0B">
        <w:t xml:space="preserve"> </w:t>
      </w:r>
      <w:r w:rsidR="00195077" w:rsidRPr="00035D0B">
        <w:t>[17]</w:t>
      </w:r>
    </w:p>
    <w:p w14:paraId="4EEC0FB6" w14:textId="281718B5" w:rsidR="00887FA5" w:rsidRPr="00035D0B" w:rsidRDefault="00887FA5" w:rsidP="00D81E6E">
      <w:pPr>
        <w:pStyle w:val="szdszveg"/>
      </w:pPr>
      <w:r w:rsidRPr="00035D0B">
        <w:t>A felhőben minden új feltöltött változás kivált egy trigger eseményt</w:t>
      </w:r>
      <w:r w:rsidR="00E84E49" w:rsidRPr="00035D0B">
        <w:t>,</w:t>
      </w:r>
      <w:r w:rsidRPr="00035D0B">
        <w:t xml:space="preserve"> ami elkészíti a független futtatókörnyezetet. Esetünkben ez magába foglalja a teljes python imterpretert, minden függőséget és az adatbázist is. Végleges futtatási környezetként nem lenne javasolt ennyi mindent egy konténerbe helyezni, de tesztelési funkciók miatt így sokkal gyorsabb a kezelése. A docker elindulása után feltelepíti a szükséges függőségeket, az adatbázist és a betölti a kezdő értékeket az adatbázisba.</w:t>
      </w:r>
    </w:p>
    <w:p w14:paraId="43C1AA11" w14:textId="77777777" w:rsidR="00887FA5" w:rsidRPr="00035D0B" w:rsidRDefault="00887FA5" w:rsidP="00D81E6E">
      <w:pPr>
        <w:pStyle w:val="szdszveg"/>
      </w:pPr>
      <w:r w:rsidRPr="00035D0B">
        <w:t>Ezek után a Django beépített Unit test funkcionalitását segítségül véve a gyári test parancsot lefuttatva elindulnak a unit testek. Esetünkben a főbb funckiók tesztelése zajlik:</w:t>
      </w:r>
    </w:p>
    <w:p w14:paraId="1B327DE7" w14:textId="7F03FD69" w:rsidR="00887FA5" w:rsidRPr="00035D0B" w:rsidRDefault="00887FA5" w:rsidP="00887FA5">
      <w:pPr>
        <w:pStyle w:val="szdszveg"/>
        <w:numPr>
          <w:ilvl w:val="0"/>
          <w:numId w:val="21"/>
        </w:numPr>
      </w:pPr>
      <w:r w:rsidRPr="00035D0B">
        <w:t>Adatbázis kapcsolat ellenőrzése</w:t>
      </w:r>
    </w:p>
    <w:p w14:paraId="442871CF" w14:textId="370813F6" w:rsidR="00887FA5" w:rsidRPr="00035D0B" w:rsidRDefault="00887FA5" w:rsidP="00887FA5">
      <w:pPr>
        <w:pStyle w:val="szdszveg"/>
        <w:numPr>
          <w:ilvl w:val="0"/>
          <w:numId w:val="21"/>
        </w:numPr>
      </w:pPr>
      <w:r w:rsidRPr="00035D0B">
        <w:t>Adatbázisba történő írás és visszaolvasás</w:t>
      </w:r>
    </w:p>
    <w:p w14:paraId="4BF28E52" w14:textId="40269346" w:rsidR="005424E1" w:rsidRPr="00035D0B" w:rsidRDefault="00887FA5" w:rsidP="005424E1">
      <w:pPr>
        <w:pStyle w:val="szdszveg"/>
        <w:numPr>
          <w:ilvl w:val="0"/>
          <w:numId w:val="21"/>
        </w:numPr>
      </w:pPr>
      <w:r w:rsidRPr="00035D0B">
        <w:lastRenderedPageBreak/>
        <w:t>Egy előre meghatározott projekt létrehozása a további eredmények ellenőrzéséhez</w:t>
      </w:r>
    </w:p>
    <w:p w14:paraId="1889849C" w14:textId="6EB107D8" w:rsidR="005424E1" w:rsidRPr="00035D0B" w:rsidRDefault="00025BCF" w:rsidP="005424E1">
      <w:pPr>
        <w:pStyle w:val="szdszveg"/>
      </w:pPr>
      <w:r w:rsidRPr="00035D0B">
        <w:t>A teszt eljárást a test.py fájl tartalmazza a forráskód mappájában. A teszt hierarchia egy laptop gyártói tevékenységet szimulál. Ez magába foglalja a következő elemeket:</w:t>
      </w:r>
    </w:p>
    <w:p w14:paraId="315D250E" w14:textId="4C8CB775" w:rsidR="00025BCF" w:rsidRPr="00035D0B" w:rsidRDefault="00025BCF" w:rsidP="00025BCF">
      <w:pPr>
        <w:pStyle w:val="szdszveg"/>
        <w:numPr>
          <w:ilvl w:val="0"/>
          <w:numId w:val="22"/>
        </w:numPr>
      </w:pPr>
      <w:r w:rsidRPr="00035D0B">
        <w:t>8db alkatrész hozzáadása</w:t>
      </w:r>
    </w:p>
    <w:p w14:paraId="4D66D88C" w14:textId="460FA6F6" w:rsidR="00025BCF" w:rsidRPr="00035D0B" w:rsidRDefault="00025BCF" w:rsidP="00025BCF">
      <w:pPr>
        <w:pStyle w:val="szdszveg"/>
        <w:numPr>
          <w:ilvl w:val="0"/>
          <w:numId w:val="22"/>
        </w:numPr>
      </w:pPr>
      <w:r w:rsidRPr="00035D0B">
        <w:t>4db művelet hozzáadása</w:t>
      </w:r>
    </w:p>
    <w:p w14:paraId="7A2A3287" w14:textId="1B4BED43" w:rsidR="00025BCF" w:rsidRPr="00035D0B" w:rsidRDefault="00025BCF" w:rsidP="00025BCF">
      <w:pPr>
        <w:pStyle w:val="szdszveg"/>
        <w:numPr>
          <w:ilvl w:val="0"/>
          <w:numId w:val="22"/>
        </w:numPr>
      </w:pPr>
      <w:r w:rsidRPr="00035D0B">
        <w:t>3db összeszerelés hozzáadása</w:t>
      </w:r>
    </w:p>
    <w:p w14:paraId="4AD9D5FE" w14:textId="1779921A" w:rsidR="00025BCF" w:rsidRPr="00035D0B" w:rsidRDefault="00025BCF" w:rsidP="00025BCF">
      <w:pPr>
        <w:pStyle w:val="szdszveg"/>
        <w:numPr>
          <w:ilvl w:val="0"/>
          <w:numId w:val="22"/>
        </w:numPr>
      </w:pPr>
      <w:r w:rsidRPr="00035D0B">
        <w:t>1db termék hozzáadása</w:t>
      </w:r>
    </w:p>
    <w:p w14:paraId="2DE6B701" w14:textId="3EF7C908" w:rsidR="00025BCF" w:rsidRPr="00035D0B" w:rsidRDefault="00025BCF" w:rsidP="00025BCF">
      <w:pPr>
        <w:pStyle w:val="szdszveg"/>
        <w:numPr>
          <w:ilvl w:val="0"/>
          <w:numId w:val="22"/>
        </w:numPr>
      </w:pPr>
      <w:r w:rsidRPr="00035D0B">
        <w:t>1db projekt hozzáadása</w:t>
      </w:r>
    </w:p>
    <w:p w14:paraId="6620161E" w14:textId="7BD09580" w:rsidR="00922611" w:rsidRPr="00035D0B" w:rsidRDefault="00F24A51" w:rsidP="00F24A51">
      <w:pPr>
        <w:pStyle w:val="szdszveg"/>
      </w:pPr>
      <w:r w:rsidRPr="00035D0B">
        <w:t>Ezen elemek hozzáadása után adott számú bejegyzésnek kell lennie az adatbázisban. Ha a végeredmény jó azzal biztosítottuk a teljes logika működését. Ebben az esetben képes az elemek osztály kommunikálni az adatbázissal, írni bele és létre is hozza a szükséges rekordokat. A létrehozás után pedig azok permanensek maradnak, mert egy utána történő olvasással összegezni tudjuk a rekordok számát.</w:t>
      </w:r>
      <w:r w:rsidR="002971E6">
        <w:t xml:space="preserve"> [18]</w:t>
      </w:r>
    </w:p>
    <w:p w14:paraId="2E2C9495" w14:textId="71BFBEB7" w:rsidR="00922611" w:rsidRDefault="00BF3234" w:rsidP="00E43ABC">
      <w:pPr>
        <w:pStyle w:val="szdszveg"/>
      </w:pPr>
      <w:r w:rsidRPr="00035D0B">
        <w:t xml:space="preserve">A szoftver tesztelését a fejlesztés befejezése után sem érdemes abbahagyni, mert </w:t>
      </w:r>
      <w:r w:rsidR="00347C44" w:rsidRPr="00035D0B">
        <w:t>frissebb</w:t>
      </w:r>
      <w:r w:rsidRPr="00035D0B">
        <w:t xml:space="preserve"> külsős könyvtárak esetén az eddig működő kódrészeink eltérő eredményeket adhatnak. Ebben is nagy segítség az automatizált tesztelés.</w:t>
      </w:r>
    </w:p>
    <w:p w14:paraId="3738267E" w14:textId="1D552A1E" w:rsidR="005B0A0F" w:rsidRDefault="005B0A0F"/>
    <w:p w14:paraId="0981419B" w14:textId="5F559DCF" w:rsidR="005B0A0F" w:rsidRDefault="004D0953" w:rsidP="00B706B4">
      <w:pPr>
        <w:pStyle w:val="szdcmsor1"/>
      </w:pPr>
      <w:bookmarkStart w:id="34" w:name="_Toc194157352"/>
      <w:bookmarkStart w:id="35" w:name="_Toc194160285"/>
      <w:bookmarkStart w:id="36" w:name="_Toc194833246"/>
      <w:bookmarkStart w:id="37" w:name="_Toc194157353"/>
      <w:bookmarkStart w:id="38" w:name="_Toc194160286"/>
      <w:bookmarkStart w:id="39" w:name="_Toc194833247"/>
      <w:bookmarkStart w:id="40" w:name="_Toc196410035"/>
      <w:bookmarkEnd w:id="34"/>
      <w:bookmarkEnd w:id="35"/>
      <w:bookmarkEnd w:id="36"/>
      <w:bookmarkEnd w:id="37"/>
      <w:bookmarkEnd w:id="38"/>
      <w:bookmarkEnd w:id="39"/>
      <w:r>
        <w:lastRenderedPageBreak/>
        <w:t>Teljesítmény tesztelés</w:t>
      </w:r>
      <w:bookmarkEnd w:id="40"/>
    </w:p>
    <w:p w14:paraId="0B7E0230" w14:textId="75CA4A69" w:rsidR="008F7713" w:rsidRDefault="003E5BC3" w:rsidP="004D0953">
      <w:pPr>
        <w:pStyle w:val="szdszveg"/>
      </w:pPr>
      <w:r>
        <w:t xml:space="preserve">A tesztelés gyakorlati kivitelezése során </w:t>
      </w:r>
      <w:r w:rsidR="004D0953">
        <w:t>a szoftver különböző komponenseinek független és önálló tesztelése elengedhetetlen. A szoftver felhasználói felületének terhelés tesztje szükséges, de önmagában nem elegendő eredménnyel szolgál. Annak az eredménynek a tudatában még nem vagyunk tisztában a teljes adatelérési- és megjelenítési lánc leggyengébb pontjával.</w:t>
      </w:r>
    </w:p>
    <w:p w14:paraId="6C9599D9" w14:textId="77777777" w:rsidR="008F7713" w:rsidRDefault="008F7713" w:rsidP="004D0953">
      <w:pPr>
        <w:pStyle w:val="szdszveg"/>
      </w:pPr>
    </w:p>
    <w:p w14:paraId="1B63F8EE" w14:textId="77777777" w:rsidR="008F7713" w:rsidRDefault="008F7713" w:rsidP="00B706B4">
      <w:pPr>
        <w:pStyle w:val="szdszveg"/>
        <w:keepNext/>
        <w:jc w:val="center"/>
      </w:pPr>
      <w:r>
        <w:rPr>
          <w:noProof/>
        </w:rPr>
        <w:drawing>
          <wp:inline distT="0" distB="0" distL="0" distR="0" wp14:anchorId="29361A37" wp14:editId="058526BC">
            <wp:extent cx="4981575" cy="4198620"/>
            <wp:effectExtent l="0" t="0" r="9525" b="0"/>
            <wp:docPr id="26" name="Kép 26" descr="C:\Users\badinszkydb\Downloads\tesztel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inszkydb\Downloads\teszteles.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4198620"/>
                    </a:xfrm>
                    <a:prstGeom prst="rect">
                      <a:avLst/>
                    </a:prstGeom>
                    <a:noFill/>
                    <a:ln>
                      <a:noFill/>
                    </a:ln>
                  </pic:spPr>
                </pic:pic>
              </a:graphicData>
            </a:graphic>
          </wp:inline>
        </w:drawing>
      </w:r>
    </w:p>
    <w:p w14:paraId="2F240F97" w14:textId="54037FB3" w:rsidR="005B0A0F" w:rsidRDefault="008F7713" w:rsidP="00B706B4">
      <w:pPr>
        <w:pStyle w:val="Kpalrs"/>
        <w:jc w:val="center"/>
      </w:pPr>
      <w:r>
        <w:t>1</w:t>
      </w:r>
      <w:r w:rsidR="008D19B1">
        <w:t>3</w:t>
      </w:r>
      <w:r>
        <w:t>. ábra</w:t>
      </w:r>
      <w:r w:rsidR="00B706B4">
        <w:t>.</w:t>
      </w:r>
      <w:r>
        <w:t xml:space="preserve"> Tesztelés közben megvizsgálandó csomópontok</w:t>
      </w:r>
    </w:p>
    <w:p w14:paraId="2FB55337" w14:textId="77777777" w:rsidR="008F7713" w:rsidRDefault="008F7713" w:rsidP="005B0A0F">
      <w:pPr>
        <w:pStyle w:val="szdszveg"/>
      </w:pPr>
    </w:p>
    <w:p w14:paraId="0B257E65" w14:textId="3CB72D0B" w:rsidR="005B0A0F" w:rsidRDefault="008F7713" w:rsidP="005B0A0F">
      <w:pPr>
        <w:pStyle w:val="szdszveg"/>
      </w:pPr>
      <w:r>
        <w:t>A 12.</w:t>
      </w:r>
      <w:r w:rsidR="00B706B4">
        <w:t xml:space="preserve"> </w:t>
      </w:r>
      <w:r>
        <w:t xml:space="preserve">ábra mutatja egy tetszőleges elem megjelenítését a felhasználói oldalon. A felhasználó által indított GET kérés a webszerver felé egy, a felhasználó által nem észrevehető, adatbázis lekérdezési sort indít el. Ennek a </w:t>
      </w:r>
      <w:r w:rsidR="00B215DF">
        <w:t xml:space="preserve">sornak a hossza függhet az elem típusától, a hozzá kapcsolódó fájlok számától és a egy hierarchia közepén attól is, hogy hány elem tartozik az elem alá. Ennek az időigénye előre nem meghatározható, de becsülhető. Amint az adatbázis ellátta minden információval a webszervert, az visszaküldi a HTML választ a böngészőnek. Ekkor a megjelenítő motor elkezdi feldolgozni a kapott kódot és megkezdi a statikus fájlok beszerzését a merevlemezről, vagy a webszerverről. Ez a </w:t>
      </w:r>
      <w:r w:rsidR="00B215DF">
        <w:lastRenderedPageBreak/>
        <w:t xml:space="preserve">kialakítás azért előnyös ebben a formában, mert a statikus fájlok nem az adatbázisban vannak tárolva, így nem kell minden alkalommal letölteni őket. A webböngésző natív cache funkcióját kihasználva hálózati terhelést spórol meg a </w:t>
      </w:r>
      <w:r w:rsidR="00AC2FB9">
        <w:t>felhasználó,</w:t>
      </w:r>
      <w:r w:rsidR="00B215DF">
        <w:t xml:space="preserve"> ami időnyereségként jelentkezik a felhasználói élményben. </w:t>
      </w:r>
    </w:p>
    <w:p w14:paraId="036CA764" w14:textId="3DE7BFCA" w:rsidR="0002405B" w:rsidRDefault="0002405B" w:rsidP="005B0A0F">
      <w:pPr>
        <w:pStyle w:val="szdszveg"/>
      </w:pPr>
      <w:r>
        <w:t>A 12.</w:t>
      </w:r>
      <w:r w:rsidR="00B706B4">
        <w:t xml:space="preserve"> </w:t>
      </w:r>
      <w:r>
        <w:t>ábrán jól látható, hogy a teljesítménytesztelés kivitelezését kettő, önállóan és függetlenül kivitelezett folyamatra bontható.</w:t>
      </w:r>
    </w:p>
    <w:p w14:paraId="10DA5243" w14:textId="389E4CDB" w:rsidR="0002405B" w:rsidRDefault="0002405B" w:rsidP="00B706B4">
      <w:pPr>
        <w:pStyle w:val="szdcmsor2"/>
      </w:pPr>
      <w:bookmarkStart w:id="41" w:name="_Toc196410036"/>
      <w:r>
        <w:t>Böngésző – Webszerver kapcsolat</w:t>
      </w:r>
      <w:bookmarkEnd w:id="41"/>
    </w:p>
    <w:p w14:paraId="2BF747C6" w14:textId="5A27C1CC" w:rsidR="0002405B" w:rsidRDefault="00EF36AE" w:rsidP="005B0A0F">
      <w:pPr>
        <w:pStyle w:val="szdszveg"/>
      </w:pPr>
      <w:r>
        <w:t>A böngésző által küldött üzeneteket a python által futtatott webszerver feldolgozza és válaszol rá. A tesztelés ezen pontján fontos, hogy olyan oldal renderelésére kerüljön sor, aminek eléréshez nincs szükség adatbázisra. Ezzel tudjuk tesztelni a hálózat és a webszerver teherbírását.</w:t>
      </w:r>
    </w:p>
    <w:p w14:paraId="42428E7E" w14:textId="7D84D13C" w:rsidR="00220F4E" w:rsidRDefault="00E57BBD" w:rsidP="005B0A0F">
      <w:pPr>
        <w:pStyle w:val="szdszveg"/>
      </w:pPr>
      <w:r>
        <w:t xml:space="preserve">A python programozási nyelv számos előnye mellett egy nagyon fontos hátránya is megjelenik, ami a tényleges párhuzamos futtatás natív hiánya. Sajnos ebben a nyelvben egy párhuzamos szál nyitása és futtatása nem egy operációs rendszer szintű szál nyitását eredményezi. Ebben az esetben a python futtatókörnyezet, ami önmagában egy szálon fut, szimulálja a párhuzamos szálat. </w:t>
      </w:r>
      <w:r w:rsidR="00EB2ACB">
        <w:t xml:space="preserve">[20] </w:t>
      </w:r>
      <w:r w:rsidR="00B6038D">
        <w:t>Ez soha nem lehet olyan hatékony és gyors, mintha az operációs rendszer kezelné a párhuzamos műveleteket. Erre a python megoldása a multiprocessing bevezetése. A tényleges párhuzamosításhoz ebben az esetben külön folyamatként képes futtatni eljárásokat. Ez már tényleg gyors és hatékony megoldás, habár programozói oldalról extra munkát igényel az IPC megvalósítása.</w:t>
      </w:r>
    </w:p>
    <w:p w14:paraId="6B5BE168" w14:textId="3EEF9E91" w:rsidR="004733EB" w:rsidRDefault="004733EB" w:rsidP="005B0A0F">
      <w:pPr>
        <w:pStyle w:val="szdszveg"/>
      </w:pPr>
      <w:r>
        <w:t xml:space="preserve">Emiatt a </w:t>
      </w:r>
      <w:r w:rsidR="008004D6">
        <w:t>Django keretrendszer is sajátosan kezeli az egyidőben érkezett több kérés feldolgozását. Alapvetően kínál egy könnyen és gyorsan indítható saját webszervert. Ez egyszálú és a konkurens kérések, habár feldolgozásra kerülnek és ki lesznek szolgálva, de valójában egy szekvencia menté</w:t>
      </w:r>
      <w:r w:rsidR="00E405D5">
        <w:t>n</w:t>
      </w:r>
      <w:r w:rsidR="008004D6">
        <w:t xml:space="preserve"> kerülnek feldolgozásra. </w:t>
      </w:r>
      <w:r w:rsidR="0034372E">
        <w:t>Erre a megoldás egy külsős modul alkalmazása, amit Gunicorn-nak neveznek. Ez képes natív folyamatokra lebontani a párhuzamos kéréseket és gyorsabban kiszolgálni, mint egy natív WSGI alkalmazás. [</w:t>
      </w:r>
      <w:r w:rsidR="00243BD3">
        <w:t xml:space="preserve">21] A teszt során az egyszálú kiszolgálás mérése van előtérbe helyezve, mert ennek a rosszabb a teljesítménye. Amennyiben ez elegendő teljesítményt biztosít, úgy a valós környezetbe a gyorsabb megoldást helyezve biztos a zavartalan működés. </w:t>
      </w:r>
    </w:p>
    <w:p w14:paraId="09A2E803" w14:textId="40CD7172" w:rsidR="00243BD3" w:rsidRDefault="00243BD3" w:rsidP="005B0A0F">
      <w:pPr>
        <w:pStyle w:val="szdszveg"/>
      </w:pPr>
      <w:r>
        <w:t>Egy weboldal terheléstesztelésére számtalan megoldás létezik. Még a Django keretrendszer is kínál saját megoldást. Ennek ellenére én egy független alkalmazását részesítek előnyben. A Locust nevű alkalmazás egy nyílt forráskódú terhelési platform. Előre definiált szkriptek futtatását teszi lehetővé</w:t>
      </w:r>
      <w:r w:rsidR="00187618">
        <w:t xml:space="preserve"> weboldalakon és ezeknek a metrikáját egyhelyre </w:t>
      </w:r>
      <w:r w:rsidR="00187618">
        <w:lastRenderedPageBreak/>
        <w:t>gyűjtve egyszerű eredményt mutat az összesített teljesítményről.</w:t>
      </w:r>
      <w:r w:rsidR="006053B1">
        <w:t xml:space="preserve"> Ez az alkalmazás képes egyszerre több kliens szerepét is betölteni és egymás után több iteráció futtatására, hogy az eredmények átlaga pontosabb és valósabb képet mutasson.</w:t>
      </w:r>
    </w:p>
    <w:p w14:paraId="24860459" w14:textId="182D17CE" w:rsidR="006053B1" w:rsidRDefault="006053B1" w:rsidP="005B0A0F">
      <w:pPr>
        <w:pStyle w:val="szdszveg"/>
      </w:pPr>
      <w:r>
        <w:t xml:space="preserve">Első lépésként egy felhasználót szimulálva és 10 egymást követő oldal lekérése azt mutatja a teszt környezeten, hogy egy oldal betöltése ~100 milliszekundumot vesz igénybe. Ebben az esetben a cache ki van kapcsolva teljesen, hogy a lehető legerőforrásigényesebb lehetőséget mérjük. Ezt az eredményt a kliens számítógépen egy egyszerű böngésző fejlesztőpaneljén validálva valós eredménynek tűnik. Ott annyival több információhoz jutunk, hogy ennek a felosztása 81-19 arányban az oldal </w:t>
      </w:r>
      <w:r w:rsidR="00E27C69">
        <w:t>megjelenítése</w:t>
      </w:r>
      <w:r>
        <w:t xml:space="preserve"> és nem a hálózati átvitel. Ez fejlesztői oldalról </w:t>
      </w:r>
      <w:r w:rsidR="00E27C69">
        <w:t xml:space="preserve">megnyugtató, mert a megjelenítési idő csakis kizárólag a kliens számítógép teljesítményétől függ. </w:t>
      </w:r>
      <w:r w:rsidR="00FE6587">
        <w:t xml:space="preserve">Ez azt jelenti, hogy a webszerver wifin keresztül elérve a klienst 19ms alatt képes egy statikus weboldalt feldolgozni és elküldeni. Abban a pillanatban, hogy a felhasználók számát növeljük ez a feldolgozási idő növekszik. Erre a használt technika korlátozottsága ad választ. Az előzetes felmérés során megállapításra kerültek a kritikus időszakok. Aszerint a legkritikusabb felhasználás az adatbázis feltöltése vagy egy új termék bevitele. Ekkor legfeljebb 10 felhasználó használja a rendszert az átlagos 3-4 fővel szemben. A tesztkörnyezetet 10 kliens számítógépre állítva az oldal megjelenítési ideje </w:t>
      </w:r>
      <w:r w:rsidR="00176BB9">
        <w:t>14</w:t>
      </w:r>
      <w:r w:rsidR="00FE6587">
        <w:t>0</w:t>
      </w:r>
      <w:r w:rsidR="00C05BD1">
        <w:t xml:space="preserve"> milliszekundumra</w:t>
      </w:r>
      <w:r w:rsidR="00FE6587">
        <w:t xml:space="preserve"> emelkedett. Ez az érték teljesen elfogadható, tekintve, hogy a végső telepítési helyen egy másik technikát használva sokkal gyorsabb elérése lesz.</w:t>
      </w:r>
    </w:p>
    <w:p w14:paraId="14F6EC1E" w14:textId="7FA8D7FF" w:rsidR="000B12CB" w:rsidRDefault="000B12CB" w:rsidP="000B12CB">
      <w:pPr>
        <w:pStyle w:val="szdcmsor2"/>
      </w:pPr>
      <w:bookmarkStart w:id="42" w:name="_Toc196410037"/>
      <w:r>
        <w:t>Webszerver – Adatbázis kapcsolat</w:t>
      </w:r>
      <w:bookmarkEnd w:id="42"/>
    </w:p>
    <w:p w14:paraId="0B7346AE" w14:textId="55E81D2C" w:rsidR="000B12CB" w:rsidRDefault="00763B9B" w:rsidP="000B12CB">
      <w:pPr>
        <w:pStyle w:val="szdszveg"/>
      </w:pPr>
      <w:r>
        <w:t xml:space="preserve">A webszerver és az adatbáziskapcsolat tesztelése sokkal determinisztikusabb eredményekkel szolgál, mint a kliens számítógép-webszerver kapcsolat. </w:t>
      </w:r>
      <w:r w:rsidR="007105C0">
        <w:t xml:space="preserve">Ebben az esetben a kapcsolat docker konténerek közti kapcsolat. Ez legrosszabb esetben is vezetékes hálózaton történik meg, ha a konténerek különböző fizikai szerveren vannak megvalósítva. Esetünkben a konténerek egy fizikai szerven helyezkednek el, így a kettejük közti hálózati kapcsolat késleltetésmentesnek tekinthető. </w:t>
      </w:r>
    </w:p>
    <w:p w14:paraId="44B3FDD2" w14:textId="6885EB8A" w:rsidR="007105C0" w:rsidRDefault="007105C0" w:rsidP="000B12CB">
      <w:pPr>
        <w:pStyle w:val="szdszveg"/>
      </w:pPr>
      <w:r>
        <w:t>Egy adatbázis teljesítményét két fő összetevő határozza meg. A kapcsolat milyensége és az adatbázis olvasási/írási sebessége. Miután esetünkben a kapcsolat teljesítménye statikusnak tekinthető ezért azzal nem is érdemes számolni. Sokkal fontosabb tényező egy lekérdezés feldolgozási és megvalósítási ideje. Ennek tesztelésére egy, vagy akár több különböző SQL lekérdezés futtatására van szükség. Egy ilyen teljesítmény</w:t>
      </w:r>
      <w:r w:rsidR="008E6344">
        <w:t xml:space="preserve">re való hozzávetőleges eredményének becslésére a phpMyAdmin </w:t>
      </w:r>
      <w:r w:rsidR="009B1E7C">
        <w:t xml:space="preserve">[25] </w:t>
      </w:r>
      <w:r w:rsidR="008E6344">
        <w:t xml:space="preserve">felület is képes. Ez a felület volt használva a fejlesztés közben, így a tesztelésbe való bevonása kézenfekvő. Itt minden </w:t>
      </w:r>
      <w:r w:rsidR="008E6344">
        <w:lastRenderedPageBreak/>
        <w:t xml:space="preserve">SQL query futtatási ideje megjelenik. Ez relatív arányszámként használható, hogy mennyire bonyolult egy lekérdezés. Fontos ebben az estben is, hogy a legteljesítmény-igényesebb kérésekre kell optimalizálni a rendszer áteresztőképességét. Esetünkben egy egyszerűbb lekérdezési ideje, ami a teljes </w:t>
      </w:r>
      <w:r w:rsidR="008E6344" w:rsidRPr="00B706B4">
        <w:rPr>
          <w:i/>
        </w:rPr>
        <w:t>elements</w:t>
      </w:r>
      <w:r w:rsidR="008E6344">
        <w:t xml:space="preserve"> tábla tartalmát lekéri, 0.001 másodperc. Ez valószínűsíthető, hogy ennél gyorsabb, csak a mérés pontossága ennek megjelenítését nem teszi lehetővé.</w:t>
      </w:r>
    </w:p>
    <w:p w14:paraId="5F4F6C3D" w14:textId="53628671" w:rsidR="00AF580B" w:rsidRDefault="00AF580B" w:rsidP="000B12CB">
      <w:pPr>
        <w:pStyle w:val="szdszveg"/>
      </w:pPr>
      <w:r>
        <w:t>Egy sokkal bonyolultabb lekérdezés futtatása már ennél értelmezhetőbb eredményt ad. Az összes futtatható kérés közül a legbonyolultabb a BOM lista rekurzív lekérdezése. Habár ez a rekurzív mivolta miatt szintén nem tekinthető determinisztikusnak, egy átlagos projekt méretre vetítve számolhatunk a tesztelésben vele, mint arányszám. Ennek a kérésnek a nehézsége, hogy több tábla szorzatának többszöri összefűzésére van szükség a teljes BOM hierarchia kialakításához. Egy átlagos projektre történő futtatás eredményeképpen a futtatási idő 0.006 másodperc. Ez arányszámként azt jelenti, hogy legalább 6x annyi a teljesítményigénye van, mint egy sima egytáblás lekérdezésnek.</w:t>
      </w:r>
    </w:p>
    <w:p w14:paraId="05CC80C9" w14:textId="461F6C18" w:rsidR="00811BD4" w:rsidRDefault="00811BD4" w:rsidP="000B12CB">
      <w:pPr>
        <w:pStyle w:val="szdszveg"/>
      </w:pPr>
      <w:r>
        <w:t xml:space="preserve">Az eddig elvégzett mérések mind egy felhasználóra vonatkoznak. A python szekvenciális feladatvégzése miatt egy felhasználó által indított kérések soha nem lesznek </w:t>
      </w:r>
      <w:r w:rsidR="00626461">
        <w:t xml:space="preserve">párhuzamosan feldolgozva az adatbázis által, azonban több felhasználó kérése már okozhat ilyen lehetőséget. Ennek mérésére egy másik segédprogram van segítségemre. A mysqlslap program egy adatbázis terhelésére szolgál. </w:t>
      </w:r>
      <w:r w:rsidR="00DF3E0B">
        <w:t xml:space="preserve">[22] Ennek segítségével egy adott lekérdezés futtatása lesz lehetséges akár több kliens számítógépet szimulálva. </w:t>
      </w:r>
    </w:p>
    <w:p w14:paraId="00E9A9A5" w14:textId="77777777" w:rsidR="0056601B" w:rsidRDefault="003D22AF" w:rsidP="00B706B4">
      <w:pPr>
        <w:pStyle w:val="szdszveg"/>
        <w:keepNext/>
      </w:pPr>
      <w:r>
        <w:rPr>
          <w:noProof/>
        </w:rPr>
        <w:drawing>
          <wp:inline distT="0" distB="0" distL="0" distR="0" wp14:anchorId="1D914EE7" wp14:editId="2F592183">
            <wp:extent cx="5486400" cy="3200400"/>
            <wp:effectExtent l="0" t="0" r="0" b="0"/>
            <wp:docPr id="29" name="Diagra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82A5B7" w14:textId="2C27E0B7" w:rsidR="003D22AF" w:rsidRDefault="00B1144B" w:rsidP="0056601B">
      <w:pPr>
        <w:pStyle w:val="Kpalrs"/>
        <w:jc w:val="center"/>
      </w:pPr>
      <w:r>
        <w:fldChar w:fldCharType="begin"/>
      </w:r>
      <w:r>
        <w:instrText xml:space="preserve"> SEQ ábra \* ARABIC </w:instrText>
      </w:r>
      <w:r>
        <w:fldChar w:fldCharType="separate"/>
      </w:r>
      <w:r w:rsidR="00373461">
        <w:rPr>
          <w:noProof/>
        </w:rPr>
        <w:t>1</w:t>
      </w:r>
      <w:r>
        <w:rPr>
          <w:noProof/>
        </w:rPr>
        <w:fldChar w:fldCharType="end"/>
      </w:r>
      <w:r w:rsidR="008D19B1">
        <w:rPr>
          <w:noProof/>
        </w:rPr>
        <w:t>4</w:t>
      </w:r>
      <w:r w:rsidR="0056601B">
        <w:t>. ábra</w:t>
      </w:r>
      <w:r w:rsidR="00B706B4">
        <w:t>.</w:t>
      </w:r>
      <w:r w:rsidR="0056601B">
        <w:t xml:space="preserve"> Az adatbázis sebességteszt ere</w:t>
      </w:r>
      <w:r w:rsidR="00F87D09">
        <w:t>d</w:t>
      </w:r>
      <w:r w:rsidR="0056601B">
        <w:t>ményei</w:t>
      </w:r>
    </w:p>
    <w:p w14:paraId="7463C3B0" w14:textId="54671410" w:rsidR="00D357E3" w:rsidRDefault="00D357E3" w:rsidP="00D357E3">
      <w:pPr>
        <w:pStyle w:val="szdszveg"/>
      </w:pPr>
      <w:r>
        <w:lastRenderedPageBreak/>
        <w:t>A 13.</w:t>
      </w:r>
      <w:r w:rsidR="00B706B4">
        <w:t xml:space="preserve"> </w:t>
      </w:r>
      <w:r>
        <w:t>ábra tartalmazza az 1-10-20 és 100 kliensre számított adatbázis iteráció időt, adott lekérdezés esetén. Mivel ez teljesen lineáris ezért az adatbázis 100 kliens esetén is ugyan annyi időt tölt egy lekérdezés feldolgozásával, mint egy kliens esetén. Ez azt jelenti, hogy hatalmas tartalék van már a létező rendszerben is.</w:t>
      </w:r>
    </w:p>
    <w:p w14:paraId="09D6CBE7" w14:textId="3A94B8A7" w:rsidR="00D357E3" w:rsidRDefault="00D357E3" w:rsidP="00D357E3">
      <w:pPr>
        <w:pStyle w:val="szdcmsor2"/>
      </w:pPr>
      <w:bookmarkStart w:id="43" w:name="_Toc196410038"/>
      <w:r>
        <w:t>Teljes feldolgozási lánc tesztelése</w:t>
      </w:r>
      <w:bookmarkEnd w:id="43"/>
    </w:p>
    <w:p w14:paraId="767CB369" w14:textId="02C78005" w:rsidR="00D357E3" w:rsidRDefault="00D357E3" w:rsidP="00D357E3">
      <w:pPr>
        <w:pStyle w:val="szdszveg"/>
      </w:pPr>
      <w:r>
        <w:t>A tesztelés utolsó lépéseként a teljes feldolgozási lánc tesztelése marad hátra. Ebben az esetben is a Locust alkalmazás lesz segítségemre</w:t>
      </w:r>
      <w:r w:rsidR="009D798C">
        <w:t>. Habár, ebben az esetben nem egy statikus weboldal elérése a cél, hanem egy adatbázis eléréséhez kötött oldal megjelenítése. Ez a tesztelés méri a valós felhasználói élményt. Előzetes eredmények tudatában arra számítunk, hogy a webszerver lesz majd a legszűkebb keresztmetszet a rendszerben, mivel az adatbázis egy statikus késleltetésnek tekinthető, de a kliensek számának növelésével ez a statikus érték nem emelkedik.</w:t>
      </w:r>
    </w:p>
    <w:p w14:paraId="3A86EF52" w14:textId="6C3AAE70" w:rsidR="009D798C" w:rsidRDefault="009D798C" w:rsidP="00D357E3">
      <w:pPr>
        <w:pStyle w:val="szdszveg"/>
      </w:pPr>
      <w:r>
        <w:t>Az eredmények nagyon hasonlítanak a 6.1-es fejezetben említettekhez. Itt az látszik, hogy a kliensek számának növelésével növekedik az elérési idő is és ez a növekedés nem lineáris. Szerencsére előre meg tudjuk határozni, hogy összesen hány felhasználó fogja használni a rendszert. A maximum értéket a megrendelő 10-ben határozta meg. Ekkora terhelés esetén a megjelenítési idő 200 milliszekundum alá tehető. Ez az érték teljesen folyamatos felhasználói élményt jelent és nem szükséges a további beavatkozás.</w:t>
      </w:r>
    </w:p>
    <w:p w14:paraId="2242EE8F" w14:textId="37B114B8" w:rsidR="009D798C" w:rsidRDefault="009D798C" w:rsidP="00B706B4">
      <w:pPr>
        <w:pStyle w:val="szdcmsor1"/>
      </w:pPr>
      <w:bookmarkStart w:id="44" w:name="_Toc196410039"/>
      <w:r>
        <w:lastRenderedPageBreak/>
        <w:t xml:space="preserve">Esetleges </w:t>
      </w:r>
      <w:r w:rsidR="001038DC">
        <w:t>áteresztőképesség növelése</w:t>
      </w:r>
      <w:bookmarkEnd w:id="44"/>
    </w:p>
    <w:p w14:paraId="7697C4AC" w14:textId="18FB4934" w:rsidR="00AC50CE" w:rsidRDefault="00AC50CE" w:rsidP="00D357E3">
      <w:pPr>
        <w:pStyle w:val="szdszveg"/>
        <w:rPr>
          <w:noProof/>
        </w:rPr>
      </w:pPr>
      <w:r>
        <w:rPr>
          <w:noProof/>
        </w:rPr>
        <w:drawing>
          <wp:anchor distT="0" distB="0" distL="114300" distR="114300" simplePos="0" relativeHeight="251686912" behindDoc="0" locked="0" layoutInCell="1" allowOverlap="1" wp14:anchorId="7918A859" wp14:editId="7B3411E6">
            <wp:simplePos x="0" y="0"/>
            <wp:positionH relativeFrom="page">
              <wp:align>center</wp:align>
            </wp:positionH>
            <wp:positionV relativeFrom="paragraph">
              <wp:posOffset>1933766</wp:posOffset>
            </wp:positionV>
            <wp:extent cx="5569585" cy="3336925"/>
            <wp:effectExtent l="0" t="0" r="0" b="0"/>
            <wp:wrapTopAndBottom/>
            <wp:docPr id="30" name="Kép 30" descr="C:\Users\badinszkydb\Downloads\Megnevezetlen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inszkydb\Downloads\Megnevezetlen diagram.drawio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585" cy="3336925"/>
                    </a:xfrm>
                    <a:prstGeom prst="rect">
                      <a:avLst/>
                    </a:prstGeom>
                    <a:noFill/>
                    <a:ln>
                      <a:noFill/>
                    </a:ln>
                  </pic:spPr>
                </pic:pic>
              </a:graphicData>
            </a:graphic>
          </wp:anchor>
        </w:drawing>
      </w:r>
      <w:r w:rsidR="009D798C">
        <w:t xml:space="preserve">Habár a jelenlegi rendszer is képes a felhasználói igények teljesítésére, szükséges előre gondolkodva egy fejlesztési terv kialakítása. Amennyiben a maximális felhasználószámot tovább emeljük, úgy lesz egyre lassabb a rendszer. Erre egy megoldás lehet a rendszerek horizontális skálázása. Ebben nagy előnyt jelent, hogy teljesen dockerizált alkalmazásról beszélünk. Egy teljesítmény elosztó (load balancer) illesztése a rendszerbe segít az áteresztőképesség növelésében anélkül, hogy a forráskódban bármi módosítást kellene végrehajtani. </w:t>
      </w:r>
      <w:r w:rsidR="000060AE">
        <w:t>[23]</w:t>
      </w:r>
      <w:r w:rsidR="00521B8E" w:rsidRPr="00521B8E">
        <w:rPr>
          <w:noProof/>
        </w:rPr>
        <w:t xml:space="preserve"> </w:t>
      </w:r>
    </w:p>
    <w:p w14:paraId="4A3F3BBC" w14:textId="2A891A9B" w:rsidR="009D798C" w:rsidRDefault="00AC50CE" w:rsidP="00B706B4">
      <w:pPr>
        <w:pStyle w:val="Kpalrs"/>
        <w:jc w:val="center"/>
      </w:pPr>
      <w:r>
        <w:t>1</w:t>
      </w:r>
      <w:r w:rsidR="008D19B1">
        <w:t>5</w:t>
      </w:r>
      <w:r>
        <w:t>. ábra</w:t>
      </w:r>
      <w:r w:rsidR="00B706B4">
        <w:t>.</w:t>
      </w:r>
      <w:r>
        <w:t xml:space="preserve"> Skálázott és nem skálázott működési ábra</w:t>
      </w:r>
    </w:p>
    <w:p w14:paraId="6871A6E3" w14:textId="6B1C543D" w:rsidR="00AC50CE" w:rsidRDefault="00AC50CE" w:rsidP="00AC50CE">
      <w:pPr>
        <w:pStyle w:val="szdszveg"/>
        <w:jc w:val="center"/>
      </w:pPr>
    </w:p>
    <w:p w14:paraId="38D89914" w14:textId="59C966EF" w:rsidR="00AC50CE" w:rsidRDefault="00AC50CE" w:rsidP="00E43ABC">
      <w:pPr>
        <w:pStyle w:val="szdszveg"/>
      </w:pPr>
      <w:r>
        <w:t xml:space="preserve">A skálázott működés közben a versenyhelyzet egy valós probléma lehet. Ennek a webszerver szolgáltatás esetén nagyon kicsi a valószínűsége, mivel ott az adatok inkább csak olvasva vannak. Az egyetlen írási lehetőség egy fájl feltöltése vagy törlése. Ezesetben az operációs rendszer fogja az egyik szervert visszatartani és feloldani a versenyhelyzetet. Az adatbázis esetében a MariaDB nagyon könnyen skálázható és előre fel van készítve az ilyen működésre. Ilyen esetben a load balancer feladata a szerverek közti szinkronizáció biztosítása. </w:t>
      </w:r>
      <w:r w:rsidR="00866767">
        <w:t xml:space="preserve">[24] </w:t>
      </w:r>
      <w:r>
        <w:t>Bizonyos esetekben a lekérdezési fa és az aktuálisan futtatott tranzakciók így is versenyhelyzetet okozhatnak, ám összességében a rendszer összesített áteresztőképessége növekedik.</w:t>
      </w:r>
    </w:p>
    <w:p w14:paraId="1E7EC747" w14:textId="2F235FE8" w:rsidR="00F2546A" w:rsidRDefault="00F2546A" w:rsidP="00F2546A">
      <w:pPr>
        <w:pStyle w:val="szdcmsor1"/>
      </w:pPr>
      <w:bookmarkStart w:id="45" w:name="_Toc196410040"/>
      <w:r>
        <w:lastRenderedPageBreak/>
        <w:t>Fejlesztés közben felismert és megoldott hibák</w:t>
      </w:r>
      <w:bookmarkEnd w:id="45"/>
    </w:p>
    <w:p w14:paraId="7B230D69" w14:textId="04958BC0" w:rsidR="00F2546A" w:rsidRDefault="002F26B6" w:rsidP="002F26B6">
      <w:pPr>
        <w:pStyle w:val="szdcmsor2"/>
      </w:pPr>
      <w:bookmarkStart w:id="46" w:name="_Toc196410041"/>
      <w:r>
        <w:t>Raktárkészlet kezelése</w:t>
      </w:r>
      <w:bookmarkEnd w:id="46"/>
    </w:p>
    <w:p w14:paraId="301BFB35" w14:textId="3C80E1BE" w:rsidR="00F16836" w:rsidRDefault="002F26B6" w:rsidP="002F26B6">
      <w:pPr>
        <w:pStyle w:val="szdszveg"/>
      </w:pPr>
      <w:r>
        <w:t>A szoftver egyik alapvető funkciója a raktárkészlet-kezelés. Ehhez a kezelőfelületen külön dedikált gomb van, ahol kézzel hozzá lehet adni vásárolt alkatrészeket. Az alkatrészek hozzáadása könnyű feladat, mert azok vannak a hierarchia legalján, ők nem függenek semmitől. Azonban, ha a hierarchia-szinten feljebb lévő típusú elemeket adnánk hozzá akkor egyesével meg kell vizsgálni annak minden függőségét.</w:t>
      </w:r>
      <w:r w:rsidR="00187F3F">
        <w:t xml:space="preserve"> Ha egy termék </w:t>
      </w:r>
      <w:r w:rsidR="00F16836">
        <w:t>három</w:t>
      </w:r>
      <w:r w:rsidR="00187F3F">
        <w:t xml:space="preserve"> összeszerelésből és 1 műveletből áll akkor ennek összesen </w:t>
      </w:r>
      <w:r w:rsidR="00F16836">
        <w:t>négy</w:t>
      </w:r>
      <w:r w:rsidR="00187F3F">
        <w:t xml:space="preserve"> függősége van. Csak abban az esetben lehet a raktárkészlet-nyilvántartásban növelni az értékét, ha mind a </w:t>
      </w:r>
      <w:r w:rsidR="00F16836">
        <w:t>négy</w:t>
      </w:r>
      <w:r w:rsidR="00187F3F">
        <w:t xml:space="preserve"> függőségéből van elegendő darab raktáron. Ezzel egyidőben az összes függőségének a raktárkészletét csökkenteni kell az adatbázisban. Ezzel valósítva meg az alkatrészek fizikai vándorlását a hierarchia szinten felfelé.</w:t>
      </w:r>
      <w:r w:rsidR="00F16836">
        <w:t xml:space="preserve"> Ennek a megvalósítása két különböző elven is történhet. </w:t>
      </w:r>
    </w:p>
    <w:p w14:paraId="61CCD32B" w14:textId="50F2A27D" w:rsidR="00F16836" w:rsidRDefault="00F16836" w:rsidP="002F26B6">
      <w:pPr>
        <w:pStyle w:val="szdszveg"/>
      </w:pPr>
      <w:r>
        <w:t>Ha a négy függőségen egyesével végig menve ellenőrizzük a raktárkészletét, és ha van elegendő raktáron akkor azonnal csökkentjük az értéküket. Ekkor minden elemen egyszer elég végig menni, azonban, ha a harmadik elemnél járva kiderül, hogy nincs elegendő raktáron akkor az előző módosításokat vissza kell vonni.</w:t>
      </w:r>
    </w:p>
    <w:p w14:paraId="075081C3" w14:textId="7FDFD607" w:rsidR="0092221D" w:rsidRDefault="0024230C" w:rsidP="002F26B6">
      <w:pPr>
        <w:pStyle w:val="szdszveg"/>
      </w:pPr>
      <w:r>
        <w:t>E</w:t>
      </w:r>
      <w:r w:rsidR="0092221D">
        <w:t xml:space="preserve">gy termék egy objektumként jelenik meg a python kódban, amely tartalmaz egy listát az összes őt alkotó elemről így kézenfekvő lenne az adatbázisban nyitni egy tranzakciót és egy ciklussal végig járva a listát csökkenteni minden alkotóelem raktárkészletét. Ha valamelyiknél ez nem lehetséges, akkor egy a tranzakciót rollback utasítással visszacsévélve az eredeti állapotba meg oldottuk a problémát. Ez elméleti szinten egy egyszerű megvalósítás, azonban mivel a listában minden </w:t>
      </w:r>
      <w:r>
        <w:t>elem egy független objektum, minden elem önálló adatbáziskapcsolattal rendelkezik. Ez sajnos nem teszi lehetővé, hogy egy rollback utasítással visszatérjünk az eredeti állapotba, mert külön kapcsolatokból érkező utasításokat nem tud egy rollback parancs visszavonni.</w:t>
      </w:r>
    </w:p>
    <w:p w14:paraId="4922D888" w14:textId="14A311E9" w:rsidR="00AA6AB2" w:rsidRDefault="00AA6AB2" w:rsidP="002F26B6">
      <w:pPr>
        <w:pStyle w:val="szdszveg"/>
      </w:pPr>
      <w:r>
        <w:t>Másik lehetőségként a python oldalon kellett megoldást keresni. Mielőtt bármilyen módosítást végrehajtana az adatbázisban, ellenőrzi, hogy van-e gátló tényező. Amennyiben nincs akkor kiadja az összes utasítást. Ha talál gátló tényezőt, akkor nem is folytatja a keresést, csak informálja a felhasználót, hogy nem lehetséges a módosítás. Ez a megoldás biztonságos, kevéssel több kódolást igényel, azonban sajnos több adatbázis műveletet. Minden elemhez kétszer kell lekérdezést kezdeményezni. Egyszer lekérdezni és egyszer módostani. Végül ez a megoldás került megvalósításra a stabil működése miatt.</w:t>
      </w:r>
    </w:p>
    <w:p w14:paraId="4EF2E5DE" w14:textId="6D538338" w:rsidR="002B5773" w:rsidRDefault="002B5773" w:rsidP="002B5773">
      <w:pPr>
        <w:pStyle w:val="szdcmsor2"/>
      </w:pPr>
      <w:bookmarkStart w:id="47" w:name="_Toc196410042"/>
      <w:r>
        <w:lastRenderedPageBreak/>
        <w:t>Tesztkörnyezet implementálása kódba</w:t>
      </w:r>
      <w:bookmarkEnd w:id="47"/>
    </w:p>
    <w:p w14:paraId="37DDF28E" w14:textId="13AF69EF" w:rsidR="002B5773" w:rsidRDefault="002B5773" w:rsidP="002B5773">
      <w:pPr>
        <w:pStyle w:val="szdszveg"/>
      </w:pPr>
      <w:r>
        <w:t xml:space="preserve">A tesztelési folyamatok akkor a leghatékonyabbak, ha a forráskódon semmilyen módosítás </w:t>
      </w:r>
      <w:r w:rsidR="00163EA8">
        <w:t>sincs az éles és a teszt verzió között. A való életben a tesztkörnyezet néhány apróbb pontban eltér a rényleges futtatókörnyezethez. A cél az, hogy a tényleges algoritmusok kódja teljesen transzparensen tudjon működni mind a két környezetben. Ennek elérésére az összes osztály úgy lett kialakítva, hogy a konstruktorában egy globális függvény meghívásával (</w:t>
      </w:r>
      <w:r w:rsidR="00163EA8" w:rsidRPr="00B706B4">
        <w:rPr>
          <w:i/>
        </w:rPr>
        <w:t>self.conn = get_database_connection()</w:t>
      </w:r>
      <w:r w:rsidR="00163EA8">
        <w:t xml:space="preserve">) kér egy adatbáziskapcsolatot. A létrehozott objektum nem tudja, hogy teszt vagy valós környezetben fut. Az adatbáziskapcsolatot létrehozó függvény ellenőrzi a környezeti változókat és azok alapján hozza létre a connection </w:t>
      </w:r>
      <w:r w:rsidR="00D33BE5">
        <w:t>sztringet</w:t>
      </w:r>
      <w:r w:rsidR="00163EA8">
        <w:t>.</w:t>
      </w:r>
    </w:p>
    <w:p w14:paraId="04D2901F" w14:textId="7FF18ACB" w:rsidR="004B2D1E" w:rsidRDefault="00163EA8">
      <w:pPr>
        <w:pStyle w:val="szdszveg"/>
      </w:pPr>
      <w:r>
        <w:t xml:space="preserve">Ezzel elérve, hogy az osztályokban futó kód nem különbözik a különböző futtatókörnyezetek között. Továbbá elérve, hogy ha valamelyik környezetben változtatni kellene, akkor azt egy helyen kell megtenni, a kapcsolatot létrehozó függvény törzsében. Ez a függvény a Django </w:t>
      </w:r>
      <w:r w:rsidR="009C2F84">
        <w:t xml:space="preserve">ajánlásait követve </w:t>
      </w:r>
      <w:r w:rsidR="009C2F84" w:rsidRPr="009C2F84">
        <w:t>a</w:t>
      </w:r>
      <w:r w:rsidR="009C2F84" w:rsidRPr="00B706B4">
        <w:rPr>
          <w:i/>
        </w:rPr>
        <w:t xml:space="preserve"> settings.py</w:t>
      </w:r>
      <w:r w:rsidR="009C2F84">
        <w:t xml:space="preserve"> fájlban található. </w:t>
      </w:r>
      <w:r>
        <w:t xml:space="preserve"> </w:t>
      </w:r>
    </w:p>
    <w:p w14:paraId="334873E4" w14:textId="065A49DE" w:rsidR="004B2D1E" w:rsidRDefault="004B2D1E" w:rsidP="004B2D1E">
      <w:pPr>
        <w:pStyle w:val="szdcmsor2"/>
      </w:pPr>
      <w:bookmarkStart w:id="48" w:name="_Toc196410043"/>
      <w:r>
        <w:t>Böngészők cache eljárásainak támogatása</w:t>
      </w:r>
      <w:bookmarkEnd w:id="48"/>
    </w:p>
    <w:p w14:paraId="50D073AF" w14:textId="7F7A912D" w:rsidR="00671C4E" w:rsidRDefault="00671C4E" w:rsidP="00671C4E">
      <w:pPr>
        <w:pStyle w:val="szdszveg"/>
      </w:pPr>
      <w:r>
        <w:t>A felhasználói élmény egyik legegyszerűbb javítása, ha sikerül feleslegesen végrehajtott műveletektől megszabadulni. Fel kellett ismerni, hogy nem csak a css és js fájlok statikus fájlok, amik cache-elhetőek a böngésző által. Ugyan ilyen statikus fájlok az elemek ikonjai, képei. A fejlesztés elején erre nem fordítottam megfelelő figyelmet és a webszerver minden alkalommal behelyettesítette az elküldendő kódba a képek base64 formátumban tárolt verzióját. Ezzel többszörösen meglassítva az átvitelt. Először is a python kódnak ezt kódolnia kell, majd egy sokkal nagyobb fájlt kell átvinni a hálózaton.</w:t>
      </w:r>
    </w:p>
    <w:p w14:paraId="1C2061F6" w14:textId="47CC7C0E" w:rsidR="00671C4E" w:rsidRDefault="00671C4E">
      <w:pPr>
        <w:pStyle w:val="szdszveg"/>
      </w:pPr>
      <w:r>
        <w:t xml:space="preserve">Erre megoldásként egy új elérési URL-t hoztam létre. A media/&lt;fájlnév&gt; URL arra lett létrehozva, hogy a felhasználó által feltöltött fájlokat lehessen vele megnyitni. Ezt is csak bejelentkezett felhasználók érik el. Ezzel elérve, hogy a HTML kódba csupán hivatkozni kell egy minden elemnél a kép címére ezzel az URL eléréssel. Ekkor a böngésző eldönti, hogy megvan e neki a rövidtávú tárjában és ha igen akkor betölti onnan, ezzel nem terhelve feleslegesen a hálózatot és a szervereket. Így extra időt nyerve a back-end oldalon a base64 kódolás megspórolásával. Ez extra lehetőséget nyújtana extra paraméterek megadására, amely akár képes lenne egy eltárolt kép különböző méretekben történő visszaadására. Ez a teljesítménytesztek eredményét látva nem </w:t>
      </w:r>
      <w:r w:rsidR="0026386B">
        <w:t>került implementálásra, mert van még elérhető tartalék a rendszerben.</w:t>
      </w:r>
    </w:p>
    <w:p w14:paraId="0AC005E6" w14:textId="6B9B1414" w:rsidR="00A81397" w:rsidRDefault="00A81397" w:rsidP="00B706B4">
      <w:pPr>
        <w:pStyle w:val="szdcmsor1"/>
      </w:pPr>
      <w:bookmarkStart w:id="49" w:name="_Toc196410044"/>
      <w:r>
        <w:lastRenderedPageBreak/>
        <w:t>Felhasználói útmutató</w:t>
      </w:r>
      <w:bookmarkEnd w:id="49"/>
    </w:p>
    <w:p w14:paraId="375E3F33" w14:textId="7DA917FA" w:rsidR="00A81397" w:rsidRDefault="00A81397" w:rsidP="00A81397">
      <w:pPr>
        <w:pStyle w:val="szdcmsor2"/>
      </w:pPr>
      <w:bookmarkStart w:id="50" w:name="_Toc196410045"/>
      <w:r>
        <w:t>Telepítés</w:t>
      </w:r>
      <w:bookmarkEnd w:id="50"/>
    </w:p>
    <w:p w14:paraId="5B09D086" w14:textId="39971740" w:rsidR="00A81397" w:rsidRDefault="00A81397" w:rsidP="00A81397">
      <w:pPr>
        <w:pStyle w:val="szdszveg"/>
      </w:pPr>
      <w:r>
        <w:t>A szoftver telepítésére két lehetőség van. A forráskódot közvetlenül futtatva is képes a működésre és egy telepítőfájl használata is engedélyezett.</w:t>
      </w:r>
    </w:p>
    <w:p w14:paraId="7463CFC2" w14:textId="3C3BA6A8" w:rsidR="00A81397" w:rsidRDefault="00A81397" w:rsidP="00A81397">
      <w:pPr>
        <w:pStyle w:val="szdszveg"/>
      </w:pPr>
      <w:r>
        <w:t xml:space="preserve">A forráskód mappájában található </w:t>
      </w:r>
      <w:r w:rsidRPr="00B706B4">
        <w:rPr>
          <w:i/>
        </w:rPr>
        <w:t>makeInstaller.sh</w:t>
      </w:r>
      <w:r>
        <w:rPr>
          <w:i/>
        </w:rPr>
        <w:t xml:space="preserve"> </w:t>
      </w:r>
      <w:r>
        <w:t>szkript egy önmagában futtatható állományt készít egy .deb formátumban. A telepítő elkészítéséhez szükséges, hogy a számítógépen minden szükséges függőség telepítve legyen, de a telepítő ezeket magába csomagolva a telepítőfájlban tartalmazni fogja. A telepítő az alkalmazást a „/opt/productManager” elérési útra másolja és létrehozza a „/var/productManager” mappát a feltöltött fájloknak.</w:t>
      </w:r>
    </w:p>
    <w:p w14:paraId="57755C4A" w14:textId="445FA0FB" w:rsidR="00A81397" w:rsidRDefault="00A81397" w:rsidP="00A81397">
      <w:pPr>
        <w:pStyle w:val="szdszveg"/>
      </w:pPr>
      <w:r>
        <w:t>A forráskód önmagában való futtatásához szükséges a függőségek kézi telepítése. A python 3.12-es verzió támogatott a rendszer által. A python csomag függőségek egy requirements.txt fájlban találhatóak, hogy a pip csomagkezelő egy utasítás kiadása után az összeset automatikusan telepíteni tudja.</w:t>
      </w:r>
      <w:r w:rsidR="006A5AA3">
        <w:t xml:space="preserve"> Ebben az esetben kézzel kell létrehozni a „/var/productManager” elérési utat a feltöltött fájlok tárolására.</w:t>
      </w:r>
    </w:p>
    <w:p w14:paraId="23AFA603" w14:textId="0F8E2976" w:rsidR="006A5AA3" w:rsidRDefault="006A5AA3" w:rsidP="006A5AA3">
      <w:pPr>
        <w:pStyle w:val="szdcmsor2"/>
      </w:pPr>
      <w:bookmarkStart w:id="51" w:name="_Toc196410046"/>
      <w:r>
        <w:t>Adatbázis beállítás</w:t>
      </w:r>
      <w:bookmarkEnd w:id="51"/>
    </w:p>
    <w:p w14:paraId="67EB9185" w14:textId="5853C974" w:rsidR="006A5AA3" w:rsidRDefault="006A5AA3" w:rsidP="006A5AA3">
      <w:pPr>
        <w:pStyle w:val="szdszveg"/>
      </w:pPr>
      <w:r>
        <w:t>A rendszer igényel egy futó MariaDB adatbázist. Ennek futtatása ugyan azon a fizikai szerveren javallott, ahol a webszerver is fut. A könnyebb kezelhetőség kedvéért phpMyAdmin használata javasolt, az adatok könnyebb bevitele érdekében.</w:t>
      </w:r>
    </w:p>
    <w:p w14:paraId="216455E3" w14:textId="7A087010" w:rsidR="006A5AA3" w:rsidRDefault="006A5AA3" w:rsidP="006A5AA3">
      <w:pPr>
        <w:pStyle w:val="szdszveg"/>
      </w:pPr>
      <w:r>
        <w:t xml:space="preserve">Kettő darab adatbázis létrehozására van szükség. Az egyik a Django keretrendszer futásához szükséges. A könnyen </w:t>
      </w:r>
      <w:r w:rsidR="00B00EE1">
        <w:t xml:space="preserve">beazonosíthatóság miatt ezt „django” néven célszerű létrehozni. A benne található táblákat a forráskód mappájában egy </w:t>
      </w:r>
      <w:r w:rsidR="00B00EE1" w:rsidRPr="00B706B4">
        <w:rPr>
          <w:i/>
        </w:rPr>
        <w:t>databases</w:t>
      </w:r>
      <w:r w:rsidR="00B00EE1">
        <w:t xml:space="preserve"> mappán belül találja. A django.sql létrehozza a szükséges táblákat és rekordokat az adatbázisban.</w:t>
      </w:r>
    </w:p>
    <w:p w14:paraId="30C0060E" w14:textId="29F37A8B" w:rsidR="00632566" w:rsidRDefault="00632566" w:rsidP="006A5AA3">
      <w:pPr>
        <w:pStyle w:val="szdszveg"/>
      </w:pPr>
      <w:r>
        <w:t>A második adatbázis tárolja a termékek hierarchiáját. Ezt product_manager néven hozzuk létre. A hozzá tartozó sql fájl az előzőleg már említett elérési úton található hozzá.</w:t>
      </w:r>
    </w:p>
    <w:p w14:paraId="7CB0F35F" w14:textId="3B001571" w:rsidR="00152B2A" w:rsidRDefault="00152B2A" w:rsidP="006A5AA3">
      <w:pPr>
        <w:pStyle w:val="szdszveg"/>
      </w:pPr>
      <w:r>
        <w:t>Az adatbázisok nevei, felhasználói adatai és elérési útjai az ajánlásoktól eltérhet. Minden esetben javallott ellenőrizni a gyári beállításokat, hogy a szoftver hozzáférhessen az adatbázishoz. Az ehhez szükséges kódrészlet a forráskód mappájában a productManager/settings.py fájlon belül a „</w:t>
      </w:r>
      <w:r w:rsidRPr="00B706B4">
        <w:rPr>
          <w:i/>
        </w:rPr>
        <w:t>get_database_connection()</w:t>
      </w:r>
      <w:r>
        <w:t>” függvényben található.</w:t>
      </w:r>
    </w:p>
    <w:p w14:paraId="0D436EFD" w14:textId="70364CD3" w:rsidR="00EA2E95" w:rsidRDefault="00EA2E95" w:rsidP="00EA2E95">
      <w:pPr>
        <w:pStyle w:val="szdcmsor2"/>
      </w:pPr>
      <w:bookmarkStart w:id="52" w:name="_Toc196410047"/>
      <w:r>
        <w:lastRenderedPageBreak/>
        <w:t>Futtatás</w:t>
      </w:r>
      <w:bookmarkEnd w:id="52"/>
    </w:p>
    <w:p w14:paraId="6E2E2366" w14:textId="4F347159" w:rsidR="00EA2E95" w:rsidRDefault="00EA2E95" w:rsidP="00EA2E95">
      <w:pPr>
        <w:pStyle w:val="szdszveg"/>
      </w:pPr>
      <w:r>
        <w:t>Az alkalmazást a manage.py fájl segítségével lehet a legkönnyebben elindítani. Az ehhez használt utasítás</w:t>
      </w:r>
    </w:p>
    <w:p w14:paraId="29ED3EBF" w14:textId="16B7F513" w:rsidR="00EA2E95" w:rsidRPr="00B706B4" w:rsidRDefault="00EA2E95" w:rsidP="00EA2E95">
      <w:pPr>
        <w:pStyle w:val="szdforrskd"/>
        <w:rPr>
          <w:i/>
        </w:rPr>
      </w:pPr>
      <w:r w:rsidRPr="00B706B4">
        <w:rPr>
          <w:i/>
        </w:rPr>
        <w:t>python3 manage.py runserver</w:t>
      </w:r>
    </w:p>
    <w:p w14:paraId="2A419B3E" w14:textId="77777777" w:rsidR="00EA2E95" w:rsidRDefault="00EA2E95" w:rsidP="00EA2E95">
      <w:pPr>
        <w:pStyle w:val="szdforrskd"/>
      </w:pPr>
    </w:p>
    <w:p w14:paraId="45FA7DCF" w14:textId="3DC54950" w:rsidR="00EA2E95" w:rsidRDefault="00EA2E95" w:rsidP="00EA2E95">
      <w:pPr>
        <w:pStyle w:val="szdszveg"/>
      </w:pPr>
      <w:r>
        <w:t>Ezután a szerver az alapértelmezett 8000 porton válaszon egy böngészőn belül.</w:t>
      </w:r>
    </w:p>
    <w:p w14:paraId="549A469F" w14:textId="56C314EA" w:rsidR="00517A40" w:rsidRDefault="00517A40" w:rsidP="00517A40">
      <w:pPr>
        <w:pStyle w:val="szdcmsor2"/>
      </w:pPr>
      <w:bookmarkStart w:id="53" w:name="_Toc196410048"/>
      <w:r>
        <w:t>Kezdőképernyő</w:t>
      </w:r>
      <w:bookmarkEnd w:id="53"/>
    </w:p>
    <w:p w14:paraId="15063718" w14:textId="43C9285E" w:rsidR="00517A40" w:rsidRDefault="002F4892" w:rsidP="00517A40">
      <w:pPr>
        <w:pStyle w:val="szdszveg"/>
      </w:pPr>
      <w:r>
        <w:rPr>
          <w:noProof/>
        </w:rPr>
        <mc:AlternateContent>
          <mc:Choice Requires="wps">
            <w:drawing>
              <wp:anchor distT="0" distB="0" distL="114300" distR="114300" simplePos="0" relativeHeight="251689984" behindDoc="0" locked="0" layoutInCell="1" allowOverlap="1" wp14:anchorId="171E816E" wp14:editId="3BC50FBE">
                <wp:simplePos x="0" y="0"/>
                <wp:positionH relativeFrom="column">
                  <wp:posOffset>1871980</wp:posOffset>
                </wp:positionH>
                <wp:positionV relativeFrom="paragraph">
                  <wp:posOffset>2476500</wp:posOffset>
                </wp:positionV>
                <wp:extent cx="387985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3879850" cy="635"/>
                        </a:xfrm>
                        <a:prstGeom prst="rect">
                          <a:avLst/>
                        </a:prstGeom>
                        <a:solidFill>
                          <a:prstClr val="white"/>
                        </a:solidFill>
                        <a:ln>
                          <a:noFill/>
                        </a:ln>
                      </wps:spPr>
                      <wps:txbx>
                        <w:txbxContent>
                          <w:p w14:paraId="61A45FE0" w14:textId="54E37E26" w:rsidR="008E67B1" w:rsidRPr="00846032" w:rsidRDefault="008E67B1" w:rsidP="00B706B4">
                            <w:pPr>
                              <w:pStyle w:val="Kpalrs"/>
                              <w:jc w:val="center"/>
                              <w:rPr>
                                <w:noProof/>
                              </w:rPr>
                            </w:pPr>
                            <w:r>
                              <w:rPr>
                                <w:noProof/>
                              </w:rPr>
                              <w:t>1</w:t>
                            </w:r>
                            <w:r w:rsidR="008D19B1">
                              <w:rPr>
                                <w:noProof/>
                              </w:rPr>
                              <w:t>6</w:t>
                            </w:r>
                            <w:r>
                              <w:t>. ábra. Kezdőképernyő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E816E" id="Szövegdoboz 28" o:spid="_x0000_s1035" type="#_x0000_t202" style="position:absolute;left:0;text-align:left;margin-left:147.4pt;margin-top:195pt;width:30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" stroked="f">
                <v:textbox style="mso-fit-shape-to-text:t" inset="0,0,0,0">
                  <w:txbxContent>
                    <w:p w14:paraId="61A45FE0" w14:textId="54E37E26" w:rsidR="008E67B1" w:rsidRPr="00846032" w:rsidRDefault="008E67B1" w:rsidP="00B706B4">
                      <w:pPr>
                        <w:pStyle w:val="Kpalrs"/>
                        <w:jc w:val="center"/>
                        <w:rPr>
                          <w:noProof/>
                        </w:rPr>
                      </w:pPr>
                      <w:r>
                        <w:rPr>
                          <w:noProof/>
                        </w:rPr>
                        <w:t>1</w:t>
                      </w:r>
                      <w:r w:rsidR="008D19B1">
                        <w:rPr>
                          <w:noProof/>
                        </w:rPr>
                        <w:t>6</w:t>
                      </w:r>
                      <w:r>
                        <w:t>. ábra. Kezdőképernyő</w:t>
                      </w:r>
                    </w:p>
                  </w:txbxContent>
                </v:textbox>
                <w10:wrap type="square"/>
              </v:shape>
            </w:pict>
          </mc:Fallback>
        </mc:AlternateContent>
      </w:r>
      <w:r w:rsidR="00DA48A5">
        <w:rPr>
          <w:noProof/>
        </w:rPr>
        <w:drawing>
          <wp:anchor distT="0" distB="0" distL="114300" distR="114300" simplePos="0" relativeHeight="251687936" behindDoc="0" locked="0" layoutInCell="1" allowOverlap="1" wp14:anchorId="2C75CA82" wp14:editId="6DEDAA45">
            <wp:simplePos x="0" y="0"/>
            <wp:positionH relativeFrom="column">
              <wp:posOffset>1871980</wp:posOffset>
            </wp:positionH>
            <wp:positionV relativeFrom="paragraph">
              <wp:posOffset>483235</wp:posOffset>
            </wp:positionV>
            <wp:extent cx="3879850" cy="1936115"/>
            <wp:effectExtent l="0" t="0" r="6350" b="698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985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A40">
        <w:t>A böngészőben megnyitva egy bejelentkező képernyő jelenik meg.</w:t>
      </w:r>
      <w:r w:rsidR="00671AE4">
        <w:t xml:space="preserve"> Az ehhez használható adminisztrátori fiók előre definiálva van az adatbázisban.</w:t>
      </w:r>
    </w:p>
    <w:p w14:paraId="771CBAB8" w14:textId="6F5BF35E" w:rsidR="00671AE4" w:rsidRDefault="00671AE4" w:rsidP="00517A40">
      <w:pPr>
        <w:pStyle w:val="szdszveg"/>
      </w:pPr>
      <w:r>
        <w:t>Felhasználónév: admin</w:t>
      </w:r>
    </w:p>
    <w:p w14:paraId="68C533E8" w14:textId="0DFE0C7A" w:rsidR="00671AE4" w:rsidRDefault="00671AE4" w:rsidP="00517A40">
      <w:pPr>
        <w:pStyle w:val="szdszveg"/>
      </w:pPr>
      <w:r>
        <w:t>Jelszó: adminadmin</w:t>
      </w:r>
    </w:p>
    <w:p w14:paraId="663158B1" w14:textId="0AB5CBCA" w:rsidR="00671AE4" w:rsidRDefault="00671AE4" w:rsidP="00517A40">
      <w:pPr>
        <w:pStyle w:val="szdszveg"/>
      </w:pPr>
      <w:r>
        <w:t xml:space="preserve">A felhasználók hozzáadásához a Django beépített felületét lehet alkalmazni. Ezesetben a hozzátartozó URL: </w:t>
      </w:r>
      <w:hyperlink r:id="rId36" w:history="1">
        <w:r w:rsidRPr="00373B07">
          <w:rPr>
            <w:rStyle w:val="Hiperhivatkozs"/>
          </w:rPr>
          <w:t>http://localhost:8000/admin</w:t>
        </w:r>
      </w:hyperlink>
      <w:r>
        <w:t>. Ez az URL eltérhet a személyre szabott beállításoktól függően.</w:t>
      </w:r>
      <w:r w:rsidR="00245387">
        <w:t xml:space="preserve"> Ezen a felületen létre lehet hozni adminisztrátor és normál jogokkal rende</w:t>
      </w:r>
      <w:r w:rsidR="00BE4091">
        <w:t>l</w:t>
      </w:r>
      <w:r w:rsidR="00245387">
        <w:t>kező felhasználókat is.</w:t>
      </w:r>
    </w:p>
    <w:p w14:paraId="7B57CA96" w14:textId="7CF86AA2" w:rsidR="008C2110" w:rsidRDefault="00924FEF" w:rsidP="008C2110">
      <w:pPr>
        <w:pStyle w:val="szdcmsor2"/>
      </w:pPr>
      <w:bookmarkStart w:id="54" w:name="_Toc196410049"/>
      <w:r>
        <w:t>Vezérlőpult</w:t>
      </w:r>
      <w:r w:rsidR="008C2110">
        <w:t xml:space="preserve"> képernyő</w:t>
      </w:r>
      <w:bookmarkEnd w:id="54"/>
    </w:p>
    <w:p w14:paraId="3894B044" w14:textId="4E6D7A86" w:rsidR="008C2110" w:rsidRDefault="008C2110" w:rsidP="008C2110">
      <w:pPr>
        <w:pStyle w:val="szdszveg"/>
      </w:pPr>
      <w:r>
        <w:rPr>
          <w:noProof/>
        </w:rPr>
        <mc:AlternateContent>
          <mc:Choice Requires="wps">
            <w:drawing>
              <wp:anchor distT="0" distB="0" distL="114300" distR="114300" simplePos="0" relativeHeight="251693056" behindDoc="0" locked="0" layoutInCell="1" allowOverlap="1" wp14:anchorId="237EBC52" wp14:editId="183F6DA8">
                <wp:simplePos x="0" y="0"/>
                <wp:positionH relativeFrom="column">
                  <wp:posOffset>1846580</wp:posOffset>
                </wp:positionH>
                <wp:positionV relativeFrom="paragraph">
                  <wp:posOffset>1994535</wp:posOffset>
                </wp:positionV>
                <wp:extent cx="3856990" cy="635"/>
                <wp:effectExtent l="0" t="0" r="0" b="0"/>
                <wp:wrapSquare wrapText="bothSides"/>
                <wp:docPr id="32" name="Szövegdoboz 32"/>
                <wp:cNvGraphicFramePr/>
                <a:graphic xmlns:a="http://schemas.openxmlformats.org/drawingml/2006/main">
                  <a:graphicData uri="http://schemas.microsoft.com/office/word/2010/wordprocessingShape">
                    <wps:wsp>
                      <wps:cNvSpPr txBox="1"/>
                      <wps:spPr>
                        <a:xfrm>
                          <a:off x="0" y="0"/>
                          <a:ext cx="3856990" cy="635"/>
                        </a:xfrm>
                        <a:prstGeom prst="rect">
                          <a:avLst/>
                        </a:prstGeom>
                        <a:solidFill>
                          <a:prstClr val="white"/>
                        </a:solidFill>
                        <a:ln>
                          <a:noFill/>
                        </a:ln>
                      </wps:spPr>
                      <wps:txbx>
                        <w:txbxContent>
                          <w:p w14:paraId="71B214AB" w14:textId="511ED678" w:rsidR="008E67B1" w:rsidRPr="00EA0F7B" w:rsidRDefault="008E67B1" w:rsidP="00B706B4">
                            <w:pPr>
                              <w:pStyle w:val="Kpalrs"/>
                              <w:jc w:val="center"/>
                              <w:rPr>
                                <w:noProof/>
                              </w:rPr>
                            </w:pPr>
                            <w:r>
                              <w:rPr>
                                <w:noProof/>
                              </w:rPr>
                              <w:t>1</w:t>
                            </w:r>
                            <w:r w:rsidR="008D19B1">
                              <w:rPr>
                                <w:noProof/>
                              </w:rPr>
                              <w:t>7</w:t>
                            </w:r>
                            <w:r>
                              <w:t>. ábra. Vezérlőpult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EBC52" id="Szövegdoboz 32" o:spid="_x0000_s1036" type="#_x0000_t202" style="position:absolute;left:0;text-align:left;margin-left:145.4pt;margin-top:157.05pt;width:303.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" stroked="f">
                <v:textbox style="mso-fit-shape-to-text:t" inset="0,0,0,0">
                  <w:txbxContent>
                    <w:p w14:paraId="71B214AB" w14:textId="511ED678" w:rsidR="008E67B1" w:rsidRPr="00EA0F7B" w:rsidRDefault="008E67B1" w:rsidP="00B706B4">
                      <w:pPr>
                        <w:pStyle w:val="Kpalrs"/>
                        <w:jc w:val="center"/>
                        <w:rPr>
                          <w:noProof/>
                        </w:rPr>
                      </w:pPr>
                      <w:r>
                        <w:rPr>
                          <w:noProof/>
                        </w:rPr>
                        <w:t>1</w:t>
                      </w:r>
                      <w:r w:rsidR="008D19B1">
                        <w:rPr>
                          <w:noProof/>
                        </w:rPr>
                        <w:t>7</w:t>
                      </w:r>
                      <w:r>
                        <w:t>. ábra. Vezérlőpult</w:t>
                      </w:r>
                    </w:p>
                  </w:txbxContent>
                </v:textbox>
                <w10:wrap type="square"/>
              </v:shape>
            </w:pict>
          </mc:Fallback>
        </mc:AlternateContent>
      </w:r>
      <w:r>
        <w:rPr>
          <w:noProof/>
        </w:rPr>
        <w:drawing>
          <wp:anchor distT="0" distB="0" distL="114300" distR="114300" simplePos="0" relativeHeight="251691008" behindDoc="0" locked="0" layoutInCell="1" allowOverlap="1" wp14:anchorId="7F510AEC" wp14:editId="56878C1F">
            <wp:simplePos x="0" y="0"/>
            <wp:positionH relativeFrom="margin">
              <wp:posOffset>1846580</wp:posOffset>
            </wp:positionH>
            <wp:positionV relativeFrom="paragraph">
              <wp:posOffset>6985</wp:posOffset>
            </wp:positionV>
            <wp:extent cx="3856990" cy="193040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5699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Bejelentkezést követően egy átfogó adatokkal szolgáló oldalra irányít a rendszer, ahol az adatbázisban jelenleg szereplő elemek számát jeleníti meg. Ez statisztikai adatokkal szolgál a felhasználó számára. </w:t>
      </w:r>
      <w:r w:rsidR="00094313">
        <w:t xml:space="preserve"> A menürendszer vízszintes elrendezésű és a felső sorban található. A hozzá tartozó navigációs ábra a 10. ábrán látható.</w:t>
      </w:r>
      <w:r w:rsidR="00CF552C">
        <w:t xml:space="preserve"> A kijelentkezésre a jobb felső sarokban található gomb ad lehetőséget.</w:t>
      </w:r>
    </w:p>
    <w:p w14:paraId="590239B3" w14:textId="7C460CB9" w:rsidR="00BA5AA6" w:rsidRDefault="003066CC" w:rsidP="003066CC">
      <w:pPr>
        <w:pStyle w:val="szdcmsor2"/>
      </w:pPr>
      <w:bookmarkStart w:id="55" w:name="_Toc196410050"/>
      <w:r>
        <w:lastRenderedPageBreak/>
        <w:t>Termékek megjelenítése és hozzáadása</w:t>
      </w:r>
      <w:bookmarkEnd w:id="55"/>
    </w:p>
    <w:p w14:paraId="26630C6B" w14:textId="577658DF" w:rsidR="003066CC" w:rsidRDefault="003066CC" w:rsidP="003066CC">
      <w:pPr>
        <w:pStyle w:val="szdszveg"/>
      </w:pPr>
      <w:r>
        <w:rPr>
          <w:noProof/>
        </w:rPr>
        <mc:AlternateContent>
          <mc:Choice Requires="wps">
            <w:drawing>
              <wp:anchor distT="0" distB="0" distL="114300" distR="114300" simplePos="0" relativeHeight="251696128" behindDoc="1" locked="0" layoutInCell="1" allowOverlap="1" wp14:anchorId="53AEE82F" wp14:editId="105B364E">
                <wp:simplePos x="0" y="0"/>
                <wp:positionH relativeFrom="column">
                  <wp:posOffset>2056765</wp:posOffset>
                </wp:positionH>
                <wp:positionV relativeFrom="paragraph">
                  <wp:posOffset>2051685</wp:posOffset>
                </wp:positionV>
                <wp:extent cx="3853815" cy="635"/>
                <wp:effectExtent l="0" t="0" r="0" b="0"/>
                <wp:wrapTight wrapText="bothSides">
                  <wp:wrapPolygon edited="0">
                    <wp:start x="0" y="0"/>
                    <wp:lineTo x="0" y="21600"/>
                    <wp:lineTo x="21600" y="21600"/>
                    <wp:lineTo x="21600" y="0"/>
                  </wp:wrapPolygon>
                </wp:wrapTight>
                <wp:docPr id="34" name="Szövegdoboz 34"/>
                <wp:cNvGraphicFramePr/>
                <a:graphic xmlns:a="http://schemas.openxmlformats.org/drawingml/2006/main">
                  <a:graphicData uri="http://schemas.microsoft.com/office/word/2010/wordprocessingShape">
                    <wps:wsp>
                      <wps:cNvSpPr txBox="1"/>
                      <wps:spPr>
                        <a:xfrm>
                          <a:off x="0" y="0"/>
                          <a:ext cx="3853815" cy="635"/>
                        </a:xfrm>
                        <a:prstGeom prst="rect">
                          <a:avLst/>
                        </a:prstGeom>
                        <a:solidFill>
                          <a:prstClr val="white"/>
                        </a:solidFill>
                        <a:ln>
                          <a:noFill/>
                        </a:ln>
                      </wps:spPr>
                      <wps:txbx>
                        <w:txbxContent>
                          <w:p w14:paraId="737D2EB2" w14:textId="2BC0715B" w:rsidR="008E67B1" w:rsidRPr="00641126" w:rsidRDefault="008E67B1" w:rsidP="00084C37">
                            <w:pPr>
                              <w:pStyle w:val="Kpalrs"/>
                              <w:jc w:val="center"/>
                              <w:rPr>
                                <w:noProof/>
                              </w:rPr>
                            </w:pPr>
                            <w:r>
                              <w:rPr>
                                <w:noProof/>
                              </w:rPr>
                              <w:t>1</w:t>
                            </w:r>
                            <w:r w:rsidR="008D19B1">
                              <w:rPr>
                                <w:noProof/>
                              </w:rPr>
                              <w:t>8</w:t>
                            </w:r>
                            <w:r>
                              <w:t>. ábra Elemek listázása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EE82F" id="Szövegdoboz 34" o:spid="_x0000_s1037" type="#_x0000_t202" style="position:absolute;left:0;text-align:left;margin-left:161.95pt;margin-top:161.55pt;width:303.4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" stroked="f">
                <v:textbox style="mso-fit-shape-to-text:t" inset="0,0,0,0">
                  <w:txbxContent>
                    <w:p w14:paraId="737D2EB2" w14:textId="2BC0715B" w:rsidR="008E67B1" w:rsidRPr="00641126" w:rsidRDefault="008E67B1" w:rsidP="00084C37">
                      <w:pPr>
                        <w:pStyle w:val="Kpalrs"/>
                        <w:jc w:val="center"/>
                        <w:rPr>
                          <w:noProof/>
                        </w:rPr>
                      </w:pPr>
                      <w:r>
                        <w:rPr>
                          <w:noProof/>
                        </w:rPr>
                        <w:t>1</w:t>
                      </w:r>
                      <w:r w:rsidR="008D19B1">
                        <w:rPr>
                          <w:noProof/>
                        </w:rPr>
                        <w:t>8</w:t>
                      </w:r>
                      <w:r>
                        <w:t>. ábra Elemek listázása</w:t>
                      </w:r>
                    </w:p>
                  </w:txbxContent>
                </v:textbox>
                <w10:wrap type="tight"/>
              </v:shape>
            </w:pict>
          </mc:Fallback>
        </mc:AlternateContent>
      </w:r>
      <w:r>
        <w:rPr>
          <w:noProof/>
        </w:rPr>
        <w:drawing>
          <wp:anchor distT="0" distB="0" distL="114300" distR="114300" simplePos="0" relativeHeight="251694080" behindDoc="1" locked="0" layoutInCell="1" allowOverlap="1" wp14:anchorId="2BF3DB02" wp14:editId="5519E8CB">
            <wp:simplePos x="0" y="0"/>
            <wp:positionH relativeFrom="column">
              <wp:posOffset>2056841</wp:posOffset>
            </wp:positionH>
            <wp:positionV relativeFrom="paragraph">
              <wp:posOffset>65736</wp:posOffset>
            </wp:positionV>
            <wp:extent cx="3853815" cy="1929130"/>
            <wp:effectExtent l="0" t="0" r="0" b="0"/>
            <wp:wrapTight wrapText="bothSides">
              <wp:wrapPolygon edited="0">
                <wp:start x="0" y="0"/>
                <wp:lineTo x="0" y="21330"/>
                <wp:lineTo x="21461" y="21330"/>
                <wp:lineTo x="21461" y="0"/>
                <wp:lineTo x="0" y="0"/>
              </wp:wrapPolygon>
            </wp:wrapTight>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3815" cy="1929130"/>
                    </a:xfrm>
                    <a:prstGeom prst="rect">
                      <a:avLst/>
                    </a:prstGeom>
                    <a:noFill/>
                    <a:ln>
                      <a:noFill/>
                    </a:ln>
                  </pic:spPr>
                </pic:pic>
              </a:graphicData>
            </a:graphic>
          </wp:anchor>
        </w:drawing>
      </w:r>
      <w:r>
        <w:t xml:space="preserve">A felső menüsorból az </w:t>
      </w:r>
      <w:r w:rsidRPr="00B706B4">
        <w:rPr>
          <w:i/>
        </w:rPr>
        <w:t>elements</w:t>
      </w:r>
      <w:r>
        <w:t xml:space="preserve"> fület választva egy legördülő menüből lehet választani a különböző hierarchia szintek közül. Egy szintet kiválasztva és rákattintva egy új oldal jelenik meg, ahol az összes, ebbe a típusba tartozó elemet megjeleníti a rendszer egy listában. A megjelenő listában található mezők:</w:t>
      </w:r>
    </w:p>
    <w:p w14:paraId="590C64DF" w14:textId="768EA537" w:rsidR="003066CC" w:rsidRDefault="003066CC" w:rsidP="003066CC">
      <w:pPr>
        <w:pStyle w:val="szdszveg"/>
        <w:numPr>
          <w:ilvl w:val="0"/>
          <w:numId w:val="28"/>
        </w:numPr>
      </w:pPr>
      <w:r>
        <w:t>Kép</w:t>
      </w:r>
    </w:p>
    <w:p w14:paraId="49FEEA61" w14:textId="1DBA6D4C" w:rsidR="003066CC" w:rsidRDefault="003066CC" w:rsidP="003066CC">
      <w:pPr>
        <w:pStyle w:val="szdszveg"/>
        <w:numPr>
          <w:ilvl w:val="0"/>
          <w:numId w:val="28"/>
        </w:numPr>
      </w:pPr>
      <w:r>
        <w:t>ID – az adatbázisban eltárolt egyedi azonosító</w:t>
      </w:r>
    </w:p>
    <w:p w14:paraId="51106B6E" w14:textId="63922903" w:rsidR="003066CC" w:rsidRDefault="003066CC" w:rsidP="003066CC">
      <w:pPr>
        <w:pStyle w:val="szdszveg"/>
        <w:numPr>
          <w:ilvl w:val="0"/>
          <w:numId w:val="28"/>
        </w:numPr>
      </w:pPr>
      <w:r>
        <w:t>Név – egy olvasható és könnyen beazonosítható beszédes név</w:t>
      </w:r>
    </w:p>
    <w:p w14:paraId="793C37D8" w14:textId="1A9855B7" w:rsidR="003066CC" w:rsidRDefault="003066CC" w:rsidP="003066CC">
      <w:pPr>
        <w:pStyle w:val="szdszveg"/>
        <w:numPr>
          <w:ilvl w:val="0"/>
          <w:numId w:val="28"/>
        </w:numPr>
      </w:pPr>
      <w:r>
        <w:t>Típus – az elem hierarchiában elfoglalt típusa</w:t>
      </w:r>
    </w:p>
    <w:p w14:paraId="611D0F91" w14:textId="72ACBC33" w:rsidR="003066CC" w:rsidRDefault="003066CC" w:rsidP="003066CC">
      <w:pPr>
        <w:pStyle w:val="szdszveg"/>
        <w:numPr>
          <w:ilvl w:val="0"/>
          <w:numId w:val="28"/>
        </w:numPr>
      </w:pPr>
      <w:r>
        <w:t>Kód – a cég belső kódja az alkatrészre vonatkozóan</w:t>
      </w:r>
    </w:p>
    <w:p w14:paraId="67BCDBAC" w14:textId="237F631D" w:rsidR="003066CC" w:rsidRDefault="003066CC" w:rsidP="003066CC">
      <w:pPr>
        <w:pStyle w:val="szdszveg"/>
        <w:numPr>
          <w:ilvl w:val="0"/>
          <w:numId w:val="28"/>
        </w:numPr>
      </w:pPr>
      <w:r>
        <w:t>Raktárkészlet – jelenlegi raktárkészlet állapot</w:t>
      </w:r>
    </w:p>
    <w:p w14:paraId="706AA74E" w14:textId="6E417B06" w:rsidR="00523F08" w:rsidRDefault="00523F08" w:rsidP="00523F08">
      <w:pPr>
        <w:pStyle w:val="szdszveg"/>
      </w:pPr>
      <w:r>
        <w:t>A felső sorban az új elem/művelet/összeszerelés/termék/projekt hozzáadás gombra kattintva egy új elemet rögzíthetünk fel az adatbázisban. Ehhez két mező kitöltése szükséges, a Név és Kód. Fontos, hogy a kód egy meghatározó mező, nem szerepelhet kétszer ugyan az az érték az adatbázisban.</w:t>
      </w:r>
      <w:r w:rsidR="00EC2BAD">
        <w:t xml:space="preserve"> Egy új elemet létrehozva az megjelenik a listában és rákattintva lehetőség nyílik a részletei megjelenítésére és szerkesztésére.</w:t>
      </w:r>
    </w:p>
    <w:p w14:paraId="1CCD3503" w14:textId="794BC6E0" w:rsidR="00446F7E" w:rsidRDefault="00446F7E" w:rsidP="00446F7E">
      <w:pPr>
        <w:pStyle w:val="szdcmsor2"/>
      </w:pPr>
      <w:bookmarkStart w:id="56" w:name="_Toc196410051"/>
      <w:r>
        <w:t>Elem megtekintése</w:t>
      </w:r>
      <w:bookmarkEnd w:id="56"/>
    </w:p>
    <w:p w14:paraId="3149985E" w14:textId="13DB93D0" w:rsidR="00446F7E" w:rsidRDefault="00282BD3" w:rsidP="00446F7E">
      <w:pPr>
        <w:pStyle w:val="szdszveg"/>
      </w:pPr>
      <w:r>
        <w:rPr>
          <w:noProof/>
        </w:rPr>
        <mc:AlternateContent>
          <mc:Choice Requires="wps">
            <w:drawing>
              <wp:anchor distT="0" distB="0" distL="114300" distR="114300" simplePos="0" relativeHeight="251700224" behindDoc="0" locked="0" layoutInCell="1" allowOverlap="1" wp14:anchorId="69C24EBA" wp14:editId="593F19AA">
                <wp:simplePos x="0" y="0"/>
                <wp:positionH relativeFrom="column">
                  <wp:posOffset>1963420</wp:posOffset>
                </wp:positionH>
                <wp:positionV relativeFrom="paragraph">
                  <wp:posOffset>1989455</wp:posOffset>
                </wp:positionV>
                <wp:extent cx="3858895" cy="635"/>
                <wp:effectExtent l="0" t="0" r="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1A5F5B22" w14:textId="1B46B610" w:rsidR="008E67B1" w:rsidRPr="00B13A2F" w:rsidRDefault="008E67B1" w:rsidP="00B706B4">
                            <w:pPr>
                              <w:pStyle w:val="Kpalrs"/>
                              <w:jc w:val="center"/>
                              <w:rPr>
                                <w:noProof/>
                              </w:rPr>
                            </w:pPr>
                            <w:r>
                              <w:rPr>
                                <w:noProof/>
                              </w:rPr>
                              <w:t>1</w:t>
                            </w:r>
                            <w:r w:rsidR="008D19B1">
                              <w:rPr>
                                <w:noProof/>
                              </w:rPr>
                              <w:t>9</w:t>
                            </w:r>
                            <w:r>
                              <w:t>. ábra. Elem részletező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24EBA" id="Szövegdoboz 37" o:spid="_x0000_s1038" type="#_x0000_t202" style="position:absolute;left:0;text-align:left;margin-left:154.6pt;margin-top:156.65pt;width:303.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" stroked="f">
                <v:textbox style="mso-fit-shape-to-text:t" inset="0,0,0,0">
                  <w:txbxContent>
                    <w:p w14:paraId="1A5F5B22" w14:textId="1B46B610" w:rsidR="008E67B1" w:rsidRPr="00B13A2F" w:rsidRDefault="008E67B1" w:rsidP="00B706B4">
                      <w:pPr>
                        <w:pStyle w:val="Kpalrs"/>
                        <w:jc w:val="center"/>
                        <w:rPr>
                          <w:noProof/>
                        </w:rPr>
                      </w:pPr>
                      <w:r>
                        <w:rPr>
                          <w:noProof/>
                        </w:rPr>
                        <w:t>1</w:t>
                      </w:r>
                      <w:r w:rsidR="008D19B1">
                        <w:rPr>
                          <w:noProof/>
                        </w:rPr>
                        <w:t>9</w:t>
                      </w:r>
                      <w:r>
                        <w:t>. ábra. Elem részletező</w:t>
                      </w:r>
                    </w:p>
                  </w:txbxContent>
                </v:textbox>
                <w10:wrap type="square"/>
              </v:shape>
            </w:pict>
          </mc:Fallback>
        </mc:AlternateContent>
      </w:r>
      <w:r w:rsidR="00446F7E">
        <w:rPr>
          <w:noProof/>
        </w:rPr>
        <w:drawing>
          <wp:anchor distT="0" distB="0" distL="114300" distR="114300" simplePos="0" relativeHeight="251697152" behindDoc="0" locked="0" layoutInCell="1" allowOverlap="1" wp14:anchorId="1D56829D" wp14:editId="1BA5A941">
            <wp:simplePos x="0" y="0"/>
            <wp:positionH relativeFrom="column">
              <wp:posOffset>1963695</wp:posOffset>
            </wp:positionH>
            <wp:positionV relativeFrom="paragraph">
              <wp:posOffset>101876</wp:posOffset>
            </wp:positionV>
            <wp:extent cx="3858895" cy="1929130"/>
            <wp:effectExtent l="0" t="0" r="8255"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8895" cy="1929130"/>
                    </a:xfrm>
                    <a:prstGeom prst="rect">
                      <a:avLst/>
                    </a:prstGeom>
                    <a:noFill/>
                    <a:ln>
                      <a:noFill/>
                    </a:ln>
                  </pic:spPr>
                </pic:pic>
              </a:graphicData>
            </a:graphic>
          </wp:anchor>
        </w:drawing>
      </w:r>
      <w:r w:rsidR="00446F7E">
        <w:t xml:space="preserve">A 9.6-os pontban említett listában egy elemre kattintva megtekinthető annak részletei. Ez egy függőlegesen kettő részre vágott oldalon jelenik meg, ahol a felső oldal az általános információkra utalnak az alsó részben pedig füleken különböző </w:t>
      </w:r>
      <w:r w:rsidR="00446F7E">
        <w:lastRenderedPageBreak/>
        <w:t>műveleteket hajthatunk végre.</w:t>
      </w:r>
      <w:r w:rsidR="00182351">
        <w:t xml:space="preserve"> A felső oldalon, ahol az alap adatok tekinthetőek meg ott van lehetőség az elem nevének és kódjának megváltoztatására is. Itt is fontos, hogy a kód változtatásakor nem lehet egyszerre két elemnek ugyan az a kódja a rendszerben.</w:t>
      </w:r>
    </w:p>
    <w:p w14:paraId="338257D6" w14:textId="26E6EB94" w:rsidR="00282BD3" w:rsidRDefault="00282BD3" w:rsidP="00282BD3">
      <w:pPr>
        <w:pStyle w:val="szdszveg"/>
      </w:pPr>
      <w:r>
        <w:t>Az első oldalon fájlokat tölthetünk fel, amelyek kifejezetten ehhez az elemhez lesznek kapcsolva. Több fájl is feltölthető. A több feltöltött fájlból a képek közül lehet választani ikont az elemhez.</w:t>
      </w:r>
    </w:p>
    <w:p w14:paraId="03E85813" w14:textId="2E143F6D" w:rsidR="00282BD3" w:rsidRDefault="00282BD3" w:rsidP="00282BD3">
      <w:pPr>
        <w:pStyle w:val="szdszveg"/>
      </w:pPr>
      <w:r>
        <w:rPr>
          <w:noProof/>
        </w:rPr>
        <mc:AlternateContent>
          <mc:Choice Requires="wps">
            <w:drawing>
              <wp:anchor distT="0" distB="0" distL="114300" distR="114300" simplePos="0" relativeHeight="251702272" behindDoc="0" locked="0" layoutInCell="1" allowOverlap="1" wp14:anchorId="59D1FB6F" wp14:editId="0D5E25DB">
                <wp:simplePos x="0" y="0"/>
                <wp:positionH relativeFrom="column">
                  <wp:posOffset>1711960</wp:posOffset>
                </wp:positionH>
                <wp:positionV relativeFrom="paragraph">
                  <wp:posOffset>2742565</wp:posOffset>
                </wp:positionV>
                <wp:extent cx="3858895"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30EB6271" w14:textId="6E811EC0" w:rsidR="008E67B1" w:rsidRPr="005C7991" w:rsidRDefault="008D19B1" w:rsidP="00B706B4">
                            <w:pPr>
                              <w:pStyle w:val="Kpalrs"/>
                              <w:jc w:val="center"/>
                              <w:rPr>
                                <w:noProof/>
                              </w:rPr>
                            </w:pPr>
                            <w:r>
                              <w:rPr>
                                <w:noProof/>
                              </w:rPr>
                              <w:t>20</w:t>
                            </w:r>
                            <w:r w:rsidR="008E67B1">
                              <w:t>. ábra. Beszerzési lehetőség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1FB6F" id="Szövegdoboz 38" o:spid="_x0000_s1039" type="#_x0000_t202" style="position:absolute;left:0;text-align:left;margin-left:134.8pt;margin-top:215.95pt;width:303.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" stroked="f">
                <v:textbox style="mso-fit-shape-to-text:t" inset="0,0,0,0">
                  <w:txbxContent>
                    <w:p w14:paraId="30EB6271" w14:textId="6E811EC0" w:rsidR="008E67B1" w:rsidRPr="005C7991" w:rsidRDefault="008D19B1" w:rsidP="00B706B4">
                      <w:pPr>
                        <w:pStyle w:val="Kpalrs"/>
                        <w:jc w:val="center"/>
                        <w:rPr>
                          <w:noProof/>
                        </w:rPr>
                      </w:pPr>
                      <w:r>
                        <w:rPr>
                          <w:noProof/>
                        </w:rPr>
                        <w:t>20</w:t>
                      </w:r>
                      <w:r w:rsidR="008E67B1">
                        <w:t>. ábra. Beszerzési lehetőség</w:t>
                      </w:r>
                    </w:p>
                  </w:txbxContent>
                </v:textbox>
                <w10:wrap type="square"/>
              </v:shape>
            </w:pict>
          </mc:Fallback>
        </mc:AlternateContent>
      </w:r>
      <w:r>
        <w:rPr>
          <w:noProof/>
        </w:rPr>
        <w:drawing>
          <wp:anchor distT="0" distB="0" distL="114300" distR="114300" simplePos="0" relativeHeight="251698176" behindDoc="0" locked="0" layoutInCell="1" allowOverlap="1" wp14:anchorId="5A566D80" wp14:editId="437C4813">
            <wp:simplePos x="0" y="0"/>
            <wp:positionH relativeFrom="margin">
              <wp:align>right</wp:align>
            </wp:positionH>
            <wp:positionV relativeFrom="paragraph">
              <wp:posOffset>756704</wp:posOffset>
            </wp:positionV>
            <wp:extent cx="3859200" cy="1929600"/>
            <wp:effectExtent l="0" t="0" r="8255"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9200" cy="1929600"/>
                    </a:xfrm>
                    <a:prstGeom prst="rect">
                      <a:avLst/>
                    </a:prstGeom>
                    <a:noFill/>
                    <a:ln>
                      <a:noFill/>
                    </a:ln>
                  </pic:spPr>
                </pic:pic>
              </a:graphicData>
            </a:graphic>
          </wp:anchor>
        </w:drawing>
      </w:r>
      <w:r>
        <w:t>Az ikonválasztás sajátossága, hogy globális listából is választható az Ikon fülön. Ezzel elérve, hogy több elem osztozzon ugyan azon az elemen. Ha a kép törlésre kerül, akkor egy alapértelmezett kép kerül behelyettesítésre az érintett elemeknél. A harmadik oldalon vásárlási lehetőségeket lehet rögzíteni az elemekhez. Ehhez előzetesen a beszállítók menüpontban hozzá kell adni a beszállítókat. Egy termékhez több beszállítói lehetőség is rendelhető. Ez esetben válik valóssá a költségbecslés pontban a minimum és maximum ár megjelenítése egy projektre vonatkozóan.</w:t>
      </w:r>
    </w:p>
    <w:p w14:paraId="44E1254B" w14:textId="5F9EE0EE" w:rsidR="00282BD3" w:rsidRPr="00446F7E" w:rsidRDefault="00B84BDF">
      <w:pPr>
        <w:pStyle w:val="szdszveg"/>
      </w:pPr>
      <w:r>
        <w:rPr>
          <w:noProof/>
        </w:rPr>
        <mc:AlternateContent>
          <mc:Choice Requires="wps">
            <w:drawing>
              <wp:anchor distT="0" distB="0" distL="114300" distR="114300" simplePos="0" relativeHeight="251705344" behindDoc="0" locked="0" layoutInCell="1" allowOverlap="1" wp14:anchorId="6D27F83A" wp14:editId="160074B8">
                <wp:simplePos x="0" y="0"/>
                <wp:positionH relativeFrom="column">
                  <wp:posOffset>0</wp:posOffset>
                </wp:positionH>
                <wp:positionV relativeFrom="paragraph">
                  <wp:posOffset>1995805</wp:posOffset>
                </wp:positionV>
                <wp:extent cx="3858895" cy="635"/>
                <wp:effectExtent l="0" t="0" r="0" b="0"/>
                <wp:wrapSquare wrapText="bothSides"/>
                <wp:docPr id="40" name="Szövegdoboz 40"/>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2D424610" w14:textId="68397DD5" w:rsidR="008E67B1" w:rsidRPr="002934BF" w:rsidRDefault="008D19B1" w:rsidP="00B706B4">
                            <w:pPr>
                              <w:pStyle w:val="Kpalrs"/>
                              <w:jc w:val="center"/>
                              <w:rPr>
                                <w:noProof/>
                              </w:rPr>
                            </w:pPr>
                            <w:r>
                              <w:rPr>
                                <w:noProof/>
                              </w:rPr>
                              <w:t>21</w:t>
                            </w:r>
                            <w:r w:rsidR="008E67B1">
                              <w:t>. ábra. Tartalmaz menüpont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7F83A" id="Szövegdoboz 40" o:spid="_x0000_s1040" type="#_x0000_t202" style="position:absolute;left:0;text-align:left;margin-left:0;margin-top:157.15pt;width:303.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" stroked="f">
                <v:textbox style="mso-fit-shape-to-text:t" inset="0,0,0,0">
                  <w:txbxContent>
                    <w:p w14:paraId="2D424610" w14:textId="68397DD5" w:rsidR="008E67B1" w:rsidRPr="002934BF" w:rsidRDefault="008D19B1" w:rsidP="00B706B4">
                      <w:pPr>
                        <w:pStyle w:val="Kpalrs"/>
                        <w:jc w:val="center"/>
                        <w:rPr>
                          <w:noProof/>
                        </w:rPr>
                      </w:pPr>
                      <w:r>
                        <w:rPr>
                          <w:noProof/>
                        </w:rPr>
                        <w:t>21</w:t>
                      </w:r>
                      <w:r w:rsidR="008E67B1">
                        <w:t>. ábra. Tartalmaz menüpont</w:t>
                      </w:r>
                    </w:p>
                  </w:txbxContent>
                </v:textbox>
                <w10:wrap type="square"/>
              </v:shape>
            </w:pict>
          </mc:Fallback>
        </mc:AlternateContent>
      </w:r>
      <w:r>
        <w:rPr>
          <w:noProof/>
        </w:rPr>
        <w:drawing>
          <wp:anchor distT="0" distB="0" distL="114300" distR="114300" simplePos="0" relativeHeight="251703296" behindDoc="0" locked="0" layoutInCell="1" allowOverlap="1" wp14:anchorId="5CECE2E2" wp14:editId="642B5131">
            <wp:simplePos x="0" y="0"/>
            <wp:positionH relativeFrom="margin">
              <wp:align>left</wp:align>
            </wp:positionH>
            <wp:positionV relativeFrom="paragraph">
              <wp:posOffset>9752</wp:posOffset>
            </wp:positionV>
            <wp:extent cx="3858895" cy="1929130"/>
            <wp:effectExtent l="0" t="0" r="8255" b="0"/>
            <wp:wrapSquare wrapText="bothSides"/>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58895" cy="1929130"/>
                    </a:xfrm>
                    <a:prstGeom prst="rect">
                      <a:avLst/>
                    </a:prstGeom>
                    <a:noFill/>
                    <a:ln>
                      <a:noFill/>
                    </a:ln>
                  </pic:spPr>
                </pic:pic>
              </a:graphicData>
            </a:graphic>
          </wp:anchor>
        </w:drawing>
      </w:r>
      <w:r w:rsidR="00DF29A5">
        <w:t xml:space="preserve">A tartalmaz menüpontban lehet kialakítani a hierarchia szintet. Fontos, hogy egy elemnél kizárólag az alatta lévő szintek megjelenítése történik. </w:t>
      </w:r>
      <w:r>
        <w:t>Elemek hozzáadása az erre kijelölt gombbal történik és a hozzáadást egy szűrő is segíti.</w:t>
      </w:r>
    </w:p>
    <w:p w14:paraId="5BC148EB" w14:textId="136E1190" w:rsidR="00EC2BAD" w:rsidRDefault="00D76AB3">
      <w:pPr>
        <w:pStyle w:val="szdszveg"/>
      </w:pPr>
      <w:r>
        <w:t>A BOM lista fülön a rekurzívan kibontott részletes BOM lista tekinthető meg. Mivel ez egy számított lista, ezért ez helyben közvetlenül nem szerkeszthető, csak a tartalmaz lista elérhető.</w:t>
      </w:r>
    </w:p>
    <w:p w14:paraId="00A47CF6" w14:textId="7F716956" w:rsidR="00D76AB3" w:rsidRDefault="00D76AB3">
      <w:pPr>
        <w:pStyle w:val="szdszveg"/>
      </w:pPr>
      <w:r>
        <w:rPr>
          <w:noProof/>
        </w:rPr>
        <w:lastRenderedPageBreak/>
        <mc:AlternateContent>
          <mc:Choice Requires="wps">
            <w:drawing>
              <wp:anchor distT="0" distB="0" distL="114300" distR="114300" simplePos="0" relativeHeight="251708416" behindDoc="0" locked="0" layoutInCell="1" allowOverlap="1" wp14:anchorId="00ACCC9F" wp14:editId="4B9A7B0C">
                <wp:simplePos x="0" y="0"/>
                <wp:positionH relativeFrom="column">
                  <wp:posOffset>0</wp:posOffset>
                </wp:positionH>
                <wp:positionV relativeFrom="paragraph">
                  <wp:posOffset>1990725</wp:posOffset>
                </wp:positionV>
                <wp:extent cx="385889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31521EA9" w14:textId="2E77ED2A" w:rsidR="008E67B1" w:rsidRPr="00FB45CC" w:rsidRDefault="008E67B1" w:rsidP="00B706B4">
                            <w:pPr>
                              <w:pStyle w:val="Kpalrs"/>
                              <w:jc w:val="center"/>
                              <w:rPr>
                                <w:noProof/>
                              </w:rPr>
                            </w:pPr>
                            <w:r>
                              <w:t>2</w:t>
                            </w:r>
                            <w:r w:rsidR="008D19B1">
                              <w:t>2</w:t>
                            </w:r>
                            <w:r>
                              <w:t>. ábra. Fa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CCC9F" id="Szövegdoboz 42" o:spid="_x0000_s1041" type="#_x0000_t202" style="position:absolute;left:0;text-align:left;margin-left:0;margin-top:156.75pt;width:303.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" stroked="f">
                <v:textbox style="mso-fit-shape-to-text:t" inset="0,0,0,0">
                  <w:txbxContent>
                    <w:p w14:paraId="31521EA9" w14:textId="2E77ED2A" w:rsidR="008E67B1" w:rsidRPr="00FB45CC" w:rsidRDefault="008E67B1" w:rsidP="00B706B4">
                      <w:pPr>
                        <w:pStyle w:val="Kpalrs"/>
                        <w:jc w:val="center"/>
                        <w:rPr>
                          <w:noProof/>
                        </w:rPr>
                      </w:pPr>
                      <w:r>
                        <w:t>2</w:t>
                      </w:r>
                      <w:r w:rsidR="008D19B1">
                        <w:t>2</w:t>
                      </w:r>
                      <w:r>
                        <w:t>. ábra. Fa nézet</w:t>
                      </w:r>
                    </w:p>
                  </w:txbxContent>
                </v:textbox>
                <w10:wrap type="square"/>
              </v:shape>
            </w:pict>
          </mc:Fallback>
        </mc:AlternateContent>
      </w:r>
      <w:r>
        <w:rPr>
          <w:noProof/>
        </w:rPr>
        <w:drawing>
          <wp:anchor distT="0" distB="0" distL="114300" distR="114300" simplePos="0" relativeHeight="251706368" behindDoc="0" locked="0" layoutInCell="1" allowOverlap="1" wp14:anchorId="07B90095" wp14:editId="31C23C08">
            <wp:simplePos x="0" y="0"/>
            <wp:positionH relativeFrom="margin">
              <wp:align>left</wp:align>
            </wp:positionH>
            <wp:positionV relativeFrom="paragraph">
              <wp:posOffset>5020</wp:posOffset>
            </wp:positionV>
            <wp:extent cx="3858895" cy="1929130"/>
            <wp:effectExtent l="0" t="0" r="8255"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8895" cy="1929130"/>
                    </a:xfrm>
                    <a:prstGeom prst="rect">
                      <a:avLst/>
                    </a:prstGeom>
                    <a:noFill/>
                    <a:ln>
                      <a:noFill/>
                    </a:ln>
                  </pic:spPr>
                </pic:pic>
              </a:graphicData>
            </a:graphic>
          </wp:anchor>
        </w:drawing>
      </w:r>
      <w:r>
        <w:t>A BOM lista szemléltetésére egy fa lista nézet is elérhető az erre kijelölt menüpontban. Itt is csak a hierarchiában alatta lévő elemek megjelenítése történik.</w:t>
      </w:r>
    </w:p>
    <w:p w14:paraId="3CE307C5" w14:textId="6CADF066" w:rsidR="00D76AB3" w:rsidRDefault="00D76AB3">
      <w:pPr>
        <w:pStyle w:val="szdszveg"/>
      </w:pPr>
    </w:p>
    <w:p w14:paraId="67EC5F1B" w14:textId="0370A70F" w:rsidR="00D76AB3" w:rsidRDefault="00D76AB3">
      <w:pPr>
        <w:pStyle w:val="szdszveg"/>
      </w:pPr>
    </w:p>
    <w:p w14:paraId="13C5A007" w14:textId="4B4FE10D" w:rsidR="00D76AB3" w:rsidRDefault="00D76AB3">
      <w:pPr>
        <w:pStyle w:val="szdszveg"/>
      </w:pPr>
      <w:r>
        <w:rPr>
          <w:noProof/>
        </w:rPr>
        <mc:AlternateContent>
          <mc:Choice Requires="wps">
            <w:drawing>
              <wp:anchor distT="0" distB="0" distL="114300" distR="114300" simplePos="0" relativeHeight="251711488" behindDoc="0" locked="0" layoutInCell="1" allowOverlap="1" wp14:anchorId="0F40B808" wp14:editId="11B89966">
                <wp:simplePos x="0" y="0"/>
                <wp:positionH relativeFrom="column">
                  <wp:posOffset>1731010</wp:posOffset>
                </wp:positionH>
                <wp:positionV relativeFrom="paragraph">
                  <wp:posOffset>1997075</wp:posOffset>
                </wp:positionV>
                <wp:extent cx="3858895" cy="635"/>
                <wp:effectExtent l="0" t="0" r="0" b="0"/>
                <wp:wrapSquare wrapText="bothSides"/>
                <wp:docPr id="44" name="Szövegdoboz 44"/>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2264F732" w14:textId="206330BE" w:rsidR="008E67B1" w:rsidRPr="00963B72" w:rsidRDefault="008E67B1" w:rsidP="00B706B4">
                            <w:pPr>
                              <w:pStyle w:val="Kpalrs"/>
                              <w:jc w:val="center"/>
                              <w:rPr>
                                <w:noProof/>
                              </w:rPr>
                            </w:pPr>
                            <w:r>
                              <w:rPr>
                                <w:noProof/>
                              </w:rPr>
                              <w:t>2</w:t>
                            </w:r>
                            <w:r w:rsidR="008D19B1">
                              <w:rPr>
                                <w:noProof/>
                              </w:rPr>
                              <w:t>3</w:t>
                            </w:r>
                            <w:r>
                              <w:t>. ábra. Raktárkészlet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B808" id="Szövegdoboz 44" o:spid="_x0000_s1042" type="#_x0000_t202" style="position:absolute;left:0;text-align:left;margin-left:136.3pt;margin-top:157.25pt;width:303.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" stroked="f">
                <v:textbox style="mso-fit-shape-to-text:t" inset="0,0,0,0">
                  <w:txbxContent>
                    <w:p w14:paraId="2264F732" w14:textId="206330BE" w:rsidR="008E67B1" w:rsidRPr="00963B72" w:rsidRDefault="008E67B1" w:rsidP="00B706B4">
                      <w:pPr>
                        <w:pStyle w:val="Kpalrs"/>
                        <w:jc w:val="center"/>
                        <w:rPr>
                          <w:noProof/>
                        </w:rPr>
                      </w:pPr>
                      <w:r>
                        <w:rPr>
                          <w:noProof/>
                        </w:rPr>
                        <w:t>2</w:t>
                      </w:r>
                      <w:r w:rsidR="008D19B1">
                        <w:rPr>
                          <w:noProof/>
                        </w:rPr>
                        <w:t>3</w:t>
                      </w:r>
                      <w:r>
                        <w:t>. ábra. Raktárkészlet</w:t>
                      </w:r>
                    </w:p>
                  </w:txbxContent>
                </v:textbox>
                <w10:wrap type="square"/>
              </v:shape>
            </w:pict>
          </mc:Fallback>
        </mc:AlternateContent>
      </w:r>
      <w:r>
        <w:rPr>
          <w:noProof/>
        </w:rPr>
        <w:drawing>
          <wp:anchor distT="0" distB="0" distL="114300" distR="114300" simplePos="0" relativeHeight="251709440" behindDoc="0" locked="0" layoutInCell="1" allowOverlap="1" wp14:anchorId="1D059A3D" wp14:editId="14E33C32">
            <wp:simplePos x="0" y="0"/>
            <wp:positionH relativeFrom="column">
              <wp:posOffset>1731070</wp:posOffset>
            </wp:positionH>
            <wp:positionV relativeFrom="paragraph">
              <wp:posOffset>11022</wp:posOffset>
            </wp:positionV>
            <wp:extent cx="3858895" cy="1929130"/>
            <wp:effectExtent l="0" t="0" r="8255"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8895" cy="1929130"/>
                    </a:xfrm>
                    <a:prstGeom prst="rect">
                      <a:avLst/>
                    </a:prstGeom>
                    <a:noFill/>
                    <a:ln>
                      <a:noFill/>
                    </a:ln>
                  </pic:spPr>
                </pic:pic>
              </a:graphicData>
            </a:graphic>
          </wp:anchor>
        </w:drawing>
      </w:r>
      <w:r>
        <w:t>A raktárkészlet menüpontban lehetőség adódik kézzel bevételezni megvásárolt termékeket. Itt minden termékhez egy darabszámot és egy tetszőleges megjegyzést lehet adni a későbbi könnyebb beazonosítás miatt. Ez gyakorlatban a számla sorszáma vagy egy dátum lehet.</w:t>
      </w:r>
    </w:p>
    <w:p w14:paraId="5279A030" w14:textId="175EB127" w:rsidR="00D76AB3" w:rsidRDefault="00D76AB3">
      <w:pPr>
        <w:pStyle w:val="szdszveg"/>
      </w:pPr>
      <w:r>
        <w:t>A termékek kivételével elérhető egy Ár menüpont, ahol az elem ára és előállításához szükséges emberi munkaerő jelenik meg. Az ár minimum és maximum értékként, a munkaerő pedig órában kifejezve. Ez valósítja meg a projektekre való összeg és munkaóra becslés kritériumot.</w:t>
      </w:r>
    </w:p>
    <w:p w14:paraId="26BED712" w14:textId="731B9536" w:rsidR="00F3110B" w:rsidRDefault="00F3110B" w:rsidP="00F3110B">
      <w:pPr>
        <w:pStyle w:val="szdcmsor1"/>
      </w:pPr>
      <w:bookmarkStart w:id="57" w:name="_Toc196410052"/>
      <w:r>
        <w:lastRenderedPageBreak/>
        <w:t>Jövőbeni fejlesztési lehetőségek</w:t>
      </w:r>
      <w:bookmarkEnd w:id="57"/>
    </w:p>
    <w:p w14:paraId="04381F20" w14:textId="2B4EBDB8" w:rsidR="00F3110B" w:rsidRDefault="00F3110B" w:rsidP="00F3110B">
      <w:pPr>
        <w:pStyle w:val="szdszveg"/>
      </w:pPr>
      <w:r>
        <w:t xml:space="preserve">Egy alkalmazás állapotára sosem lehet kijelenteni, hogy készen lenne. Minden esetben marad benne javítani vagy módosítani való. Ez az alkalmazás sem kivétel. A szoftver második fejlesztési körében </w:t>
      </w:r>
      <w:r w:rsidR="00916851">
        <w:t>több megvalósítandó fejlesztés is részt fog venni.</w:t>
      </w:r>
    </w:p>
    <w:p w14:paraId="06D11563" w14:textId="7F442926" w:rsidR="00916851" w:rsidRDefault="00916851" w:rsidP="00F3110B">
      <w:pPr>
        <w:pStyle w:val="szdszveg"/>
      </w:pPr>
      <w:r w:rsidRPr="00354172">
        <w:rPr>
          <w:u w:val="single"/>
        </w:rPr>
        <w:t>Egy projekthez történő automatikus megrendelés.</w:t>
      </w:r>
      <w:r>
        <w:t xml:space="preserve"> Az adatbázis rendelkezik a jelenlegi raktárkészlet információval és a beszerzéshez szükséges cég adataival. Ettől a ponttól egy automatikus email küldése a beszállítónak egy megrendelésről egy egyszerű és hasznos lépés. Ez a kérés az ügyféllel is megbeszélés tárgya lett és kérték a fejlesztést a következő ciklusban.</w:t>
      </w:r>
    </w:p>
    <w:p w14:paraId="74EB8AA4" w14:textId="70BCC6B1" w:rsidR="006D426D" w:rsidRDefault="006D426D" w:rsidP="00F3110B">
      <w:pPr>
        <w:pStyle w:val="szdszveg"/>
      </w:pPr>
      <w:r w:rsidRPr="00354172">
        <w:rPr>
          <w:u w:val="single"/>
        </w:rPr>
        <w:t>Munkafolyamatok emberekhez rendelése.</w:t>
      </w:r>
      <w:r>
        <w:t xml:space="preserve"> Ha a művelet típusként létrehozott elemek alkalmazottakhoz lennének rendelhetőek akkor mérni lehetne az aktuális munkaterhelését a munkavállalóknak. Ehhez némi átalakítás szükséges az adatbázison, de megvalósítható kérés. </w:t>
      </w:r>
    </w:p>
    <w:p w14:paraId="151F7721" w14:textId="70D9DB0D" w:rsidR="004755E8" w:rsidRDefault="004755E8" w:rsidP="00F3110B">
      <w:pPr>
        <w:pStyle w:val="szdszveg"/>
      </w:pPr>
      <w:r w:rsidRPr="00354172">
        <w:rPr>
          <w:u w:val="single"/>
        </w:rPr>
        <w:t>Kereső mező az elemek oldalon.</w:t>
      </w:r>
      <w:r>
        <w:t xml:space="preserve"> Az elemek oldalon jelenleg egy listaként jelenik meg az összes adatbázisban létező rekord az adott típushoz vonatkozóan. Ebben a keresési lehetőség jelenleg nincs megoldva a rendszer által, csak a böngészőbe épített keresés funkcióval. Egy beépített kereső hasznos lehet, ha már több 1000 bejegyzéssel rendelkezik majd az adatbázis.</w:t>
      </w:r>
    </w:p>
    <w:p w14:paraId="70B563CD" w14:textId="6D30D459" w:rsidR="00323E94" w:rsidRDefault="00323E94">
      <w:pPr>
        <w:pStyle w:val="szdszveg"/>
      </w:pPr>
      <w:r w:rsidRPr="00354172">
        <w:rPr>
          <w:u w:val="single"/>
        </w:rPr>
        <w:t>Raktárkészlet figyelmeztetés.</w:t>
      </w:r>
      <w:r>
        <w:t xml:space="preserve"> Ha az adatbázisban lévő elemek raktárkészlete egy érték alá csökken, akkor figyelmeztetést küldhetne az illetékeseknek, hogy beszerzést kell indítani.</w:t>
      </w:r>
    </w:p>
    <w:p w14:paraId="054F58F7" w14:textId="5889989B" w:rsidR="0001683E" w:rsidRDefault="0001683E">
      <w:pPr>
        <w:pStyle w:val="szdcmsor1"/>
      </w:pPr>
      <w:bookmarkStart w:id="58" w:name="_Toc196410053"/>
      <w:r>
        <w:lastRenderedPageBreak/>
        <w:t>Bevezetés utáni tapasztalatok</w:t>
      </w:r>
      <w:bookmarkEnd w:id="58"/>
    </w:p>
    <w:p w14:paraId="31B058A9" w14:textId="6A844C79" w:rsidR="00964D7E" w:rsidRDefault="00964D7E" w:rsidP="00964D7E">
      <w:pPr>
        <w:pStyle w:val="szdszveg"/>
      </w:pPr>
      <w:r>
        <w:t>A bevezetési folyamatot megelőzte a telepítési időszak. Ekkor az ügyfél informatikai csapata megkapta a szükséges dokumentációt, amely alapján el tudták készíteni a futtatókörnyezetet. Ez a gyakorlatban konténerizált környezetben valósult meg.</w:t>
      </w:r>
    </w:p>
    <w:p w14:paraId="7076AA3A" w14:textId="0474C629" w:rsidR="00964D7E" w:rsidRDefault="00964D7E" w:rsidP="00964D7E">
      <w:pPr>
        <w:pStyle w:val="szdszveg"/>
      </w:pPr>
      <w:r>
        <w:t xml:space="preserve">A már meglévő adatokat, amelyek excel táblázatok formájában voltak elérhetőek, egyedi szkriptek segítségével lehetett átmozgatni az új rendszerbe. Ennek segítségével az emberi erőforrást minimalizálni lehetett és összesen néhány napnyi ellenőrzést követően egy árnyék rendszerként üzembeállt a rendszer. Ebben az időszakban több erőforrást igényel a rendszer, mert egyszerre kell kezelni a régi és az új rendszereket is. Ennek ellenére ez a legbiztonságosabb módja, hogy minden algoritmus és adat migrálási probléma véglegesen validálva legyen az ügyfél által is. </w:t>
      </w:r>
      <w:r w:rsidR="00AC5922">
        <w:t xml:space="preserve">Ebben az időablakban volt a legkézenfekvőbb az új felhasználók számára az oktatást is megvalósítani.  Minden új bevezetett eszközhöz szükséges szakszerű oktatást is tartani, mert a teljes dokumentáció átadása nem egyenértékű a gyakorlati oktatással. Mivel ebben az időszakban egyébként is szélsőséges eseteket vettünk számba, itt volt a legnagyobb esélye az algoritmusoknak hibázni. Szerencsére nagy, azonnal nem javítható hiba nem derült ki. </w:t>
      </w:r>
      <w:r>
        <w:t>Ez az időszak 1-2 hetet vett igénybe, mely után ez a rendszer lett a fő rendszerük.</w:t>
      </w:r>
    </w:p>
    <w:p w14:paraId="41BAAB82" w14:textId="349B7845" w:rsidR="00964D7E" w:rsidRDefault="00964D7E" w:rsidP="00964D7E">
      <w:pPr>
        <w:pStyle w:val="szdszveg"/>
      </w:pPr>
      <w:r>
        <w:t>Már rövidtávon is jelentkezik az igazi előnye az új megvalósításnak. Sokkal gyorsabban lehet benne dolgozni, mint az előző rendszerben. Egy új irányvonalat is bevezettek, amire a készítésnél nem is esett szó: az értékesítők is külön belépést kaptak a rendszerhez. Sokkal gyorsabban tudnak árajánlatot adni és gyártási időt becsülni, mintha a teljes gyártási láncon végig futna a kérés és a hozzá tartozó válasz. Ez fejlesztői oldalról semmi újat nem jelent, csupán egy új felhasználót kellett létrehozni.</w:t>
      </w:r>
    </w:p>
    <w:p w14:paraId="4B61CB9A" w14:textId="20BF5FC6" w:rsidR="008E67B1" w:rsidRPr="00964D7E" w:rsidRDefault="008E67B1" w:rsidP="00964D7E">
      <w:pPr>
        <w:pStyle w:val="szdszveg"/>
      </w:pPr>
      <w:r>
        <w:t>Az első fázist végleges verzióként használva egyre inkább érződik az igény a dolgozók részéről a második fázis elkezdésére, ahol az előző fejezetekben említett extra funkciók lesznek elérhetőek, mint például az automatikus anyag rendelés.</w:t>
      </w:r>
    </w:p>
    <w:p w14:paraId="6FFED6F5" w14:textId="0D4026F6" w:rsidR="008A67B3" w:rsidRPr="00354172" w:rsidRDefault="008A67B3" w:rsidP="008A67B3">
      <w:pPr>
        <w:pStyle w:val="szdcmsor1"/>
        <w:rPr>
          <w:lang w:val="en-US"/>
        </w:rPr>
      </w:pPr>
      <w:bookmarkStart w:id="59" w:name="_Toc196410054"/>
      <w:r w:rsidRPr="00354172">
        <w:rPr>
          <w:lang w:val="en-US"/>
        </w:rPr>
        <w:lastRenderedPageBreak/>
        <w:t>Summary</w:t>
      </w:r>
      <w:bookmarkEnd w:id="59"/>
    </w:p>
    <w:p w14:paraId="71236655" w14:textId="5DB17481" w:rsidR="008A67B3" w:rsidRPr="00354172" w:rsidRDefault="00B3381B" w:rsidP="008A67B3">
      <w:pPr>
        <w:pStyle w:val="szdszveg"/>
        <w:rPr>
          <w:lang w:val="en-US"/>
        </w:rPr>
      </w:pPr>
      <w:r w:rsidRPr="00354172">
        <w:rPr>
          <w:lang w:val="en-US"/>
        </w:rPr>
        <w:t xml:space="preserve">Small and medium sized companies often struggle with the problem of finding a software that matches with their existing problem and budget in the same time. The </w:t>
      </w:r>
      <w:r w:rsidR="00947591" w:rsidRPr="00164BC3">
        <w:rPr>
          <w:lang w:val="en-US"/>
        </w:rPr>
        <w:t>above-mentioned</w:t>
      </w:r>
      <w:r w:rsidRPr="00354172">
        <w:rPr>
          <w:lang w:val="en-US"/>
        </w:rPr>
        <w:t xml:space="preserve"> company also has this dilemma.</w:t>
      </w:r>
    </w:p>
    <w:p w14:paraId="71C5F181" w14:textId="2DE94CC8" w:rsidR="00B3381B" w:rsidRPr="00354172" w:rsidRDefault="00B3381B" w:rsidP="008A67B3">
      <w:pPr>
        <w:pStyle w:val="szdszveg"/>
        <w:rPr>
          <w:lang w:val="en-US"/>
        </w:rPr>
      </w:pPr>
      <w:r w:rsidRPr="00354172">
        <w:rPr>
          <w:lang w:val="en-US"/>
        </w:rPr>
        <w:t xml:space="preserve">The original task was to find a solution that handles their production management more efficiently than their existing solution with excel tables. They were satisfied with a web application that stores the BOM hierarchy in a relational database. The key point here was to get a cross-platform solution that is centralized </w:t>
      </w:r>
      <w:r w:rsidR="002124C2" w:rsidRPr="00354172">
        <w:rPr>
          <w:lang w:val="en-US"/>
        </w:rPr>
        <w:t>and can be used by multi people in the same time.</w:t>
      </w:r>
    </w:p>
    <w:p w14:paraId="6A336DBE" w14:textId="5C1A546C" w:rsidR="002124C2" w:rsidRPr="00354172" w:rsidRDefault="002124C2" w:rsidP="008A67B3">
      <w:pPr>
        <w:pStyle w:val="szdszveg"/>
        <w:rPr>
          <w:lang w:val="en-US"/>
        </w:rPr>
      </w:pPr>
      <w:r w:rsidRPr="00354172">
        <w:rPr>
          <w:lang w:val="en-US"/>
        </w:rPr>
        <w:t>The leadership was aware the fact that the market already has solution for the same scenario, but those products are costly compared to a small and efficient application. As a resul</w:t>
      </w:r>
      <w:r w:rsidR="00164BC3">
        <w:rPr>
          <w:lang w:val="en-US"/>
        </w:rPr>
        <w:t>t</w:t>
      </w:r>
      <w:r w:rsidRPr="00354172">
        <w:rPr>
          <w:lang w:val="en-US"/>
        </w:rPr>
        <w:t>, they agreed to start the custom development of the new application.</w:t>
      </w:r>
    </w:p>
    <w:p w14:paraId="21064458" w14:textId="231E13F9" w:rsidR="002124C2" w:rsidRPr="00354172" w:rsidRDefault="00111614" w:rsidP="008A67B3">
      <w:pPr>
        <w:pStyle w:val="szdszveg"/>
        <w:rPr>
          <w:lang w:val="en-US"/>
        </w:rPr>
      </w:pPr>
      <w:r w:rsidRPr="00354172">
        <w:rPr>
          <w:lang w:val="en-US"/>
        </w:rPr>
        <w:t xml:space="preserve">The purpose of this development is clearly defined and it makes the scope of work quite rigid. The management had to </w:t>
      </w:r>
      <w:r w:rsidR="00C20396" w:rsidRPr="00164BC3">
        <w:rPr>
          <w:lang w:val="en-US"/>
        </w:rPr>
        <w:t>declare</w:t>
      </w:r>
      <w:r w:rsidRPr="00354172">
        <w:rPr>
          <w:lang w:val="en-US"/>
        </w:rPr>
        <w:t xml:space="preserve"> their processes and existing data structure that can be transformed into the new data structure. This involved the 5 level of hierarchy (part, operation, assembly, product, project). </w:t>
      </w:r>
      <w:r w:rsidR="00C27F2A" w:rsidRPr="00354172">
        <w:rPr>
          <w:lang w:val="en-US"/>
        </w:rPr>
        <w:t>Although the 5 level is predefined, the source code left room for further expansion.</w:t>
      </w:r>
    </w:p>
    <w:p w14:paraId="4CC1D330" w14:textId="3E690BC6" w:rsidR="00C27F2A" w:rsidRDefault="00C27F2A" w:rsidP="00354172">
      <w:pPr>
        <w:pStyle w:val="szdszveg"/>
        <w:rPr>
          <w:lang w:val="en-US"/>
        </w:rPr>
      </w:pPr>
      <w:r w:rsidRPr="00354172">
        <w:rPr>
          <w:lang w:val="en-US"/>
        </w:rPr>
        <w:t>The architectural testing had been perfo</w:t>
      </w:r>
      <w:r w:rsidR="00C20396">
        <w:rPr>
          <w:lang w:val="en-US"/>
        </w:rPr>
        <w:t>r</w:t>
      </w:r>
      <w:r w:rsidRPr="00354172">
        <w:rPr>
          <w:lang w:val="en-US"/>
        </w:rPr>
        <w:t xml:space="preserve">med in a way that the application can be easily deployed on the customer’s existing server park or even in the cloud as well. </w:t>
      </w:r>
      <w:r w:rsidR="00C20396">
        <w:rPr>
          <w:lang w:val="en-US"/>
        </w:rPr>
        <w:t>According</w:t>
      </w:r>
      <w:r w:rsidRPr="00354172">
        <w:rPr>
          <w:lang w:val="en-US"/>
        </w:rPr>
        <w:t xml:space="preserve"> to the latest trends, most of the companies will transfer at least a part of their infrastructure into the cloud, because of efficiency and safety reasons.</w:t>
      </w:r>
    </w:p>
    <w:p w14:paraId="08BE225F" w14:textId="394947F7" w:rsidR="005D77BD" w:rsidRDefault="005D77BD" w:rsidP="005D77BD">
      <w:pPr>
        <w:pStyle w:val="szdszveg"/>
        <w:rPr>
          <w:lang w:val="en-US"/>
        </w:rPr>
      </w:pPr>
      <w:r w:rsidRPr="00354172">
        <w:rPr>
          <w:lang w:val="en-US"/>
        </w:rPr>
        <w:t xml:space="preserve">Applying the well-known testing methods eliminated lots of testing during the development and the first phase of the deployment as well. Using a docker container for testing purpose gave an extra benefit: the </w:t>
      </w:r>
      <w:r w:rsidR="00F20D9C">
        <w:rPr>
          <w:lang w:val="en-US"/>
        </w:rPr>
        <w:t>D</w:t>
      </w:r>
      <w:r w:rsidRPr="00354172">
        <w:rPr>
          <w:lang w:val="en-US"/>
        </w:rPr>
        <w:t>ockerfile in the source directory is an actual recipe to make a running environment from scratch. This gave extra strength to</w:t>
      </w:r>
      <w:r w:rsidR="00651DE8">
        <w:rPr>
          <w:lang w:val="en-US"/>
        </w:rPr>
        <w:t xml:space="preserve"> </w:t>
      </w:r>
      <w:r w:rsidRPr="00354172">
        <w:rPr>
          <w:lang w:val="en-US"/>
        </w:rPr>
        <w:t>the documentation.</w:t>
      </w:r>
    </w:p>
    <w:p w14:paraId="4B5A9A55" w14:textId="2266571F" w:rsidR="005E24C1" w:rsidRDefault="00D73143" w:rsidP="005D77BD">
      <w:pPr>
        <w:pStyle w:val="szdszveg"/>
        <w:rPr>
          <w:lang w:val="en-US"/>
        </w:rPr>
      </w:pPr>
      <w:r>
        <w:rPr>
          <w:lang w:val="en-US"/>
        </w:rPr>
        <w:t>Transferring</w:t>
      </w:r>
      <w:r w:rsidR="005E24C1">
        <w:rPr>
          <w:lang w:val="en-US"/>
        </w:rPr>
        <w:t xml:space="preserve"> the existing excel tables into the new database system is semi-automatized. This requires some extra human resources from the customer side. As soon as this process finished </w:t>
      </w:r>
      <w:r w:rsidR="00C00D78">
        <w:rPr>
          <w:lang w:val="en-US"/>
        </w:rPr>
        <w:t>and the new system started working the efficiency of the employees improved right away.</w:t>
      </w:r>
    </w:p>
    <w:p w14:paraId="4B28F2FD" w14:textId="748F5C5F" w:rsidR="0008036A" w:rsidRDefault="0008036A" w:rsidP="005D77BD">
      <w:pPr>
        <w:pStyle w:val="szdszveg"/>
        <w:rPr>
          <w:lang w:val="en-US"/>
        </w:rPr>
      </w:pPr>
      <w:r>
        <w:rPr>
          <w:lang w:val="en-US"/>
        </w:rPr>
        <w:t xml:space="preserve">Recording all the operations that is required for a specific product gives extra information to the management, because it was not defined clearly yet. They got a view about how much work is involved in a product and actually how much does it cost. It makes </w:t>
      </w:r>
      <w:r>
        <w:rPr>
          <w:lang w:val="en-US"/>
        </w:rPr>
        <w:lastRenderedPageBreak/>
        <w:t>a better estimation is the sales as well. Before this solution the production time was estimated by the previous experiences. It cannot be accurate at all.</w:t>
      </w:r>
    </w:p>
    <w:p w14:paraId="3AD79828" w14:textId="2E598B12" w:rsidR="0008036A" w:rsidRDefault="0008036A" w:rsidP="005D77BD">
      <w:pPr>
        <w:pStyle w:val="szdszveg"/>
        <w:rPr>
          <w:lang w:val="en-US"/>
        </w:rPr>
      </w:pPr>
      <w:r>
        <w:rPr>
          <w:lang w:val="en-US"/>
        </w:rPr>
        <w:t>In the future a new module is planned to be implemented that links all the operations to employees. It makes a better view about how busy are the workers and which department needs extra work resource.</w:t>
      </w:r>
    </w:p>
    <w:p w14:paraId="3C38EAA3" w14:textId="151D30D1" w:rsidR="009B0583" w:rsidRDefault="009B0583">
      <w:pPr>
        <w:pStyle w:val="szdszveg"/>
        <w:rPr>
          <w:lang w:val="en-US"/>
        </w:rPr>
      </w:pPr>
      <w:r>
        <w:rPr>
          <w:lang w:val="en-US"/>
        </w:rPr>
        <w:t xml:space="preserve">Since the application had not been in long term use, the return of investment cannot be determined yet. </w:t>
      </w:r>
      <w:r w:rsidR="00627266">
        <w:rPr>
          <w:lang w:val="en-US"/>
        </w:rPr>
        <w:t>However, the management already agreed that the next phase of the development is required and the new modules will give extra benefit for the company. According to them, the already existing system already made it clear, that it did not just make the processes simpler and quicker, it gave extra documentation for the processes without any effort from their side.</w:t>
      </w:r>
    </w:p>
    <w:p w14:paraId="1BE68537" w14:textId="759146CD" w:rsidR="002A0CFE" w:rsidRDefault="002A0CFE">
      <w:pPr>
        <w:pStyle w:val="szdszveg"/>
        <w:rPr>
          <w:lang w:val="en-US"/>
        </w:rPr>
      </w:pPr>
    </w:p>
    <w:p w14:paraId="61560CAC" w14:textId="6A98C295" w:rsidR="002A0CFE" w:rsidRDefault="002A0CFE" w:rsidP="002A0CFE">
      <w:pPr>
        <w:pStyle w:val="szdcmsor1"/>
      </w:pPr>
      <w:bookmarkStart w:id="60" w:name="_Toc196410055"/>
      <w:r w:rsidRPr="002A0CFE">
        <w:lastRenderedPageBreak/>
        <w:t>Mellékletek</w:t>
      </w:r>
      <w:bookmarkEnd w:id="60"/>
    </w:p>
    <w:p w14:paraId="016DC38C" w14:textId="004F454C" w:rsidR="002A0CFE" w:rsidRDefault="002A0CFE" w:rsidP="002A0CFE">
      <w:pPr>
        <w:pStyle w:val="szdcmsor2"/>
      </w:pPr>
      <w:bookmarkStart w:id="61" w:name="_Toc196410056"/>
      <w:r>
        <w:t>Osztály specifikációk</w:t>
      </w:r>
      <w:bookmarkEnd w:id="61"/>
    </w:p>
    <w:p w14:paraId="15DE82CC" w14:textId="37BF9A33" w:rsidR="002A0CFE" w:rsidRDefault="002A0CFE" w:rsidP="002A0CFE">
      <w:pPr>
        <w:pStyle w:val="szdcmsor3"/>
      </w:pPr>
      <w:bookmarkStart w:id="62" w:name="_Toc196410057"/>
      <w:r>
        <w:t>Elements osztály</w:t>
      </w:r>
      <w:bookmarkEnd w:id="62"/>
    </w:p>
    <w:p w14:paraId="5FDDAB49" w14:textId="0B2AB9F7" w:rsidR="002A0CFE" w:rsidRDefault="002A0CFE" w:rsidP="00065FDB">
      <w:pPr>
        <w:pStyle w:val="szdszveg"/>
      </w:pPr>
      <w:r>
        <w:t>Egy osztály, amelyik egy elemet reprezentál a BOM listában. A hierarchia bármely szintjére alkalmazható, minden elem típust képes megvalósítani.</w:t>
      </w:r>
      <w:r w:rsidR="00065FDB">
        <w:t xml:space="preserve"> </w:t>
      </w:r>
      <w:r>
        <w:t>Egy elem létrehozásához két lehetőség van:</w:t>
      </w:r>
    </w:p>
    <w:p w14:paraId="5600F13A" w14:textId="157F7BB7" w:rsidR="002A0CFE" w:rsidRDefault="002A0CFE" w:rsidP="002B7B8C">
      <w:pPr>
        <w:pStyle w:val="szdfelsorols"/>
      </w:pPr>
      <w:r>
        <w:t>Üres elem létrehozása a konstruktor kitöltésével</w:t>
      </w:r>
    </w:p>
    <w:p w14:paraId="05F2877A" w14:textId="4A55210B" w:rsidR="00065FDB" w:rsidRDefault="002A0CFE" w:rsidP="002B7B8C">
      <w:pPr>
        <w:pStyle w:val="szdfelsorols"/>
      </w:pPr>
      <w:r>
        <w:t>Elem betöltése az adatbázisból a load_parameters_from_database függvénnyel</w:t>
      </w:r>
    </w:p>
    <w:p w14:paraId="3EE17E42" w14:textId="3170BE97" w:rsidR="00652B50" w:rsidRDefault="00652B50" w:rsidP="00652B50">
      <w:pPr>
        <w:pStyle w:val="szdfelsorols"/>
        <w:numPr>
          <w:ilvl w:val="0"/>
          <w:numId w:val="0"/>
        </w:numPr>
        <w:ind w:left="1117" w:hanging="357"/>
      </w:pPr>
      <w:r>
        <w:t>Belső változói:</w:t>
      </w:r>
    </w:p>
    <w:p w14:paraId="047E9B81" w14:textId="099E5285" w:rsidR="00652B50" w:rsidRDefault="00652B50" w:rsidP="00C8734F">
      <w:pPr>
        <w:pStyle w:val="szdfelsorols"/>
      </w:pPr>
      <w:r>
        <w:t>self.id -Az adatbázisban lévő egyedi azonosító</w:t>
      </w:r>
    </w:p>
    <w:p w14:paraId="5AAFAC61" w14:textId="7307C804" w:rsidR="00652B50" w:rsidRDefault="00652B50" w:rsidP="00C8734F">
      <w:pPr>
        <w:pStyle w:val="szdfelsorols"/>
      </w:pPr>
      <w:r>
        <w:t>self.name – Az adatbázisban lévő rövid elnevezés</w:t>
      </w:r>
    </w:p>
    <w:p w14:paraId="2074DAF5" w14:textId="5EAC864E" w:rsidR="00652B50" w:rsidRDefault="00652B50" w:rsidP="00652B50">
      <w:pPr>
        <w:pStyle w:val="szdfelsorols"/>
      </w:pPr>
      <w:r>
        <w:t>self.type – Az adatbázisban lévő elem típus</w:t>
      </w:r>
    </w:p>
    <w:p w14:paraId="3E00BB0D" w14:textId="33892229" w:rsidR="00652B50" w:rsidRDefault="00652B50" w:rsidP="00652B50">
      <w:pPr>
        <w:pStyle w:val="szdfelsorols"/>
      </w:pPr>
      <w:r>
        <w:t>self.code – Az adatbázisban lévő egyedi kód</w:t>
      </w:r>
    </w:p>
    <w:p w14:paraId="3D14B797" w14:textId="3D2626AC" w:rsidR="00652B50" w:rsidRDefault="00652B50" w:rsidP="00652B50">
      <w:pPr>
        <w:pStyle w:val="szdfelsorols"/>
      </w:pPr>
      <w:r>
        <w:t>self.icon – Az adatbázisban lévő ikon referencia</w:t>
      </w:r>
    </w:p>
    <w:p w14:paraId="4D4C7920" w14:textId="1A3E4486" w:rsidR="00652B50" w:rsidRDefault="00652B50" w:rsidP="00652B50">
      <w:pPr>
        <w:pStyle w:val="szdfelsorols"/>
      </w:pPr>
      <w:r>
        <w:t>self.conn – Az adatbáziskapcsolat a táblaműveletekhez</w:t>
      </w:r>
      <w:r w:rsidR="00676360">
        <w:br/>
      </w:r>
    </w:p>
    <w:p w14:paraId="22BA6B6F" w14:textId="0D6C9935" w:rsidR="00D230CC" w:rsidRPr="00676360" w:rsidRDefault="00652B50" w:rsidP="00676360">
      <w:pPr>
        <w:pStyle w:val="szdtblzatcm"/>
      </w:pPr>
      <w:r>
        <w:t>6. Táblázat Eljárások és függvények</w:t>
      </w:r>
    </w:p>
    <w:tbl>
      <w:tblPr>
        <w:tblStyle w:val="Rcsostblzat"/>
        <w:tblW w:w="0" w:type="auto"/>
        <w:tblLook w:val="04A0" w:firstRow="1" w:lastRow="0" w:firstColumn="1" w:lastColumn="0" w:noHBand="0" w:noVBand="1"/>
      </w:tblPr>
      <w:tblGrid>
        <w:gridCol w:w="2263"/>
        <w:gridCol w:w="6513"/>
      </w:tblGrid>
      <w:tr w:rsidR="00D230CC" w14:paraId="36094BE3" w14:textId="77777777" w:rsidTr="00B447E6">
        <w:tc>
          <w:tcPr>
            <w:tcW w:w="8776" w:type="dxa"/>
            <w:gridSpan w:val="2"/>
            <w:shd w:val="clear" w:color="auto" w:fill="D9D9D9" w:themeFill="background1" w:themeFillShade="D9"/>
          </w:tcPr>
          <w:p w14:paraId="19498F40" w14:textId="622A2C13" w:rsidR="00D230CC" w:rsidRPr="00613970" w:rsidRDefault="00D230CC" w:rsidP="00613970">
            <w:pPr>
              <w:pStyle w:val="szdtblzattrzs"/>
              <w:jc w:val="center"/>
              <w:rPr>
                <w:b/>
                <w:i w:val="0"/>
                <w:bdr w:val="single" w:sz="4" w:space="0" w:color="auto"/>
              </w:rPr>
            </w:pPr>
            <w:r w:rsidRPr="00613970">
              <w:rPr>
                <w:b/>
                <w:i w:val="0"/>
              </w:rPr>
              <w:t>def __init__(self, id=0, name="", type="", code="", icon="")</w:t>
            </w:r>
          </w:p>
        </w:tc>
      </w:tr>
      <w:tr w:rsidR="00D230CC" w14:paraId="2439F68F" w14:textId="77777777" w:rsidTr="00D50A62">
        <w:tc>
          <w:tcPr>
            <w:tcW w:w="2263" w:type="dxa"/>
          </w:tcPr>
          <w:p w14:paraId="1DB121CD" w14:textId="0C6D4567" w:rsidR="00D230CC" w:rsidRDefault="00D230CC" w:rsidP="00D230CC">
            <w:pPr>
              <w:pStyle w:val="szdtblzattrzs"/>
              <w:rPr>
                <w:bdr w:val="single" w:sz="4" w:space="0" w:color="auto"/>
              </w:rPr>
            </w:pPr>
            <w:r w:rsidRPr="00D230CC">
              <w:t>Le</w:t>
            </w:r>
            <w:r>
              <w:t>írás</w:t>
            </w:r>
          </w:p>
        </w:tc>
        <w:tc>
          <w:tcPr>
            <w:tcW w:w="6513" w:type="dxa"/>
          </w:tcPr>
          <w:p w14:paraId="039B4B75" w14:textId="77777777" w:rsidR="00D230CC" w:rsidRPr="00D230CC" w:rsidRDefault="00D230CC" w:rsidP="00D230CC">
            <w:pPr>
              <w:pStyle w:val="szdtblzattrzs"/>
            </w:pPr>
            <w:r w:rsidRPr="00D230CC">
              <w:t>Az osztály konstruktora. Üres elem létrehozásakor használatos.</w:t>
            </w:r>
          </w:p>
          <w:p w14:paraId="2F6A8340" w14:textId="77AA8099" w:rsidR="00D230CC" w:rsidRDefault="00D230CC" w:rsidP="00D230CC">
            <w:pPr>
              <w:pStyle w:val="szdtblzattrzs"/>
              <w:rPr>
                <w:bdr w:val="single" w:sz="4" w:space="0" w:color="auto"/>
              </w:rPr>
            </w:pPr>
            <w:r w:rsidRPr="00D230CC">
              <w:t>Itt készül egy új adatbáziskapcsolat ami kizárólag erre az elemre használatos.</w:t>
            </w:r>
          </w:p>
        </w:tc>
      </w:tr>
      <w:tr w:rsidR="00D230CC" w14:paraId="1CD50C9B" w14:textId="77777777" w:rsidTr="00D50A62">
        <w:tc>
          <w:tcPr>
            <w:tcW w:w="2263" w:type="dxa"/>
          </w:tcPr>
          <w:p w14:paraId="5EB48A4A" w14:textId="6071F680" w:rsidR="00D230CC" w:rsidRDefault="00D230CC" w:rsidP="00D230CC">
            <w:pPr>
              <w:pStyle w:val="szdtblzattrzs"/>
              <w:rPr>
                <w:bdr w:val="single" w:sz="4" w:space="0" w:color="auto"/>
              </w:rPr>
            </w:pPr>
            <w:r w:rsidRPr="00D230CC">
              <w:t>Bementi paraméterek</w:t>
            </w:r>
          </w:p>
        </w:tc>
        <w:tc>
          <w:tcPr>
            <w:tcW w:w="6513" w:type="dxa"/>
          </w:tcPr>
          <w:p w14:paraId="731218D4" w14:textId="72635BB4" w:rsidR="00D230CC" w:rsidRPr="00D230CC" w:rsidRDefault="00D230CC" w:rsidP="00D230CC">
            <w:pPr>
              <w:pStyle w:val="szdtblzattrzs"/>
            </w:pPr>
            <w:r w:rsidRPr="00D230CC">
              <w:t>id:&lt;int&gt; - Az adatbázisban lévő egyedi azonosítója (default:0)</w:t>
            </w:r>
          </w:p>
          <w:p w14:paraId="184F70EF" w14:textId="7574B0B0" w:rsidR="00D230CC" w:rsidRPr="00D230CC" w:rsidRDefault="00D230CC" w:rsidP="00D230CC">
            <w:pPr>
              <w:pStyle w:val="szdtblzattrzs"/>
            </w:pPr>
            <w:r w:rsidRPr="00D230CC">
              <w:t>name:&lt;str&gt; - Az elem neve (default:"")</w:t>
            </w:r>
          </w:p>
          <w:p w14:paraId="3AAC344D" w14:textId="7B7111F6" w:rsidR="00D230CC" w:rsidRPr="00D230CC" w:rsidRDefault="00D230CC" w:rsidP="00D230CC">
            <w:pPr>
              <w:pStyle w:val="szdtblzattrzs"/>
            </w:pPr>
            <w:r w:rsidRPr="00D230CC">
              <w:t>type:&lt;str&gt; - Az elem típusa szövegesen kifejezve (default:"")</w:t>
            </w:r>
          </w:p>
          <w:p w14:paraId="7B5F3FA4" w14:textId="78166CB6" w:rsidR="00D230CC" w:rsidRPr="00D230CC" w:rsidRDefault="00D230CC" w:rsidP="00D230CC">
            <w:pPr>
              <w:pStyle w:val="szdtblzattrzs"/>
            </w:pPr>
            <w:r w:rsidRPr="00D230CC">
              <w:t>code:&lt;str&gt; - Az elem egyedi kódja (default:"")</w:t>
            </w:r>
          </w:p>
          <w:p w14:paraId="4F2A1784" w14:textId="5C111128" w:rsidR="00D230CC" w:rsidRDefault="00D230CC" w:rsidP="00D230CC">
            <w:pPr>
              <w:pStyle w:val="szdtblzattrzs"/>
              <w:rPr>
                <w:bdr w:val="single" w:sz="4" w:space="0" w:color="auto"/>
              </w:rPr>
            </w:pPr>
            <w:r w:rsidRPr="00D230CC">
              <w:t>icon:&lt;int&gt; - Referencia az elem kódjának rekorjára a fájlok táblában (default:"")</w:t>
            </w:r>
          </w:p>
        </w:tc>
      </w:tr>
      <w:tr w:rsidR="00D230CC" w14:paraId="630BDE59" w14:textId="77777777" w:rsidTr="00D50A62">
        <w:tc>
          <w:tcPr>
            <w:tcW w:w="2263" w:type="dxa"/>
          </w:tcPr>
          <w:p w14:paraId="34514E22" w14:textId="58678A67" w:rsidR="00D230CC" w:rsidRDefault="00D230CC" w:rsidP="00D230CC">
            <w:pPr>
              <w:pStyle w:val="szdtblzattrzs"/>
              <w:rPr>
                <w:bdr w:val="single" w:sz="4" w:space="0" w:color="auto"/>
              </w:rPr>
            </w:pPr>
            <w:r w:rsidRPr="00D230CC">
              <w:t>Kimeneti paraméterek</w:t>
            </w:r>
          </w:p>
        </w:tc>
        <w:tc>
          <w:tcPr>
            <w:tcW w:w="6513" w:type="dxa"/>
          </w:tcPr>
          <w:p w14:paraId="2E2F2E31" w14:textId="21217CF4" w:rsidR="00D230CC" w:rsidRDefault="00D230CC" w:rsidP="00D230CC">
            <w:pPr>
              <w:pStyle w:val="szdtblzattrzs"/>
              <w:rPr>
                <w:bdr w:val="single" w:sz="4" w:space="0" w:color="auto"/>
              </w:rPr>
            </w:pPr>
            <w:r w:rsidRPr="00D230CC">
              <w:t>Egy objektum az elem reprezentálására</w:t>
            </w:r>
          </w:p>
        </w:tc>
      </w:tr>
      <w:tr w:rsidR="00613970" w14:paraId="159608AA" w14:textId="77777777" w:rsidTr="00B447E6">
        <w:tc>
          <w:tcPr>
            <w:tcW w:w="8776" w:type="dxa"/>
            <w:gridSpan w:val="2"/>
            <w:shd w:val="clear" w:color="auto" w:fill="D9D9D9" w:themeFill="background1" w:themeFillShade="D9"/>
          </w:tcPr>
          <w:p w14:paraId="01723634" w14:textId="1538D6D5" w:rsidR="00613970" w:rsidRDefault="00613970" w:rsidP="00613970">
            <w:pPr>
              <w:pStyle w:val="szdtblzattrzs"/>
              <w:jc w:val="center"/>
              <w:rPr>
                <w:bdr w:val="single" w:sz="4" w:space="0" w:color="auto"/>
              </w:rPr>
            </w:pPr>
            <w:r w:rsidRPr="00613970">
              <w:rPr>
                <w:b/>
                <w:i w:val="0"/>
              </w:rPr>
              <w:t>def load_parameters_from_database(self, part_id)</w:t>
            </w:r>
          </w:p>
        </w:tc>
      </w:tr>
      <w:tr w:rsidR="00D230CC" w14:paraId="70121038" w14:textId="77777777" w:rsidTr="00D50A62">
        <w:tc>
          <w:tcPr>
            <w:tcW w:w="2263" w:type="dxa"/>
          </w:tcPr>
          <w:p w14:paraId="37D715D6" w14:textId="2EA4CD94" w:rsidR="00D230CC" w:rsidRPr="00613970" w:rsidRDefault="00613970" w:rsidP="00613970">
            <w:pPr>
              <w:pStyle w:val="szdtblzattrzs"/>
            </w:pPr>
            <w:r w:rsidRPr="00613970">
              <w:t>Leírás</w:t>
            </w:r>
          </w:p>
        </w:tc>
        <w:tc>
          <w:tcPr>
            <w:tcW w:w="6513" w:type="dxa"/>
          </w:tcPr>
          <w:p w14:paraId="516D7AEF" w14:textId="163B480A" w:rsidR="00D230CC" w:rsidRDefault="00613970" w:rsidP="00613970">
            <w:pPr>
              <w:pStyle w:val="szdtblzattrzs"/>
              <w:rPr>
                <w:bdr w:val="single" w:sz="4" w:space="0" w:color="auto"/>
              </w:rPr>
            </w:pPr>
            <w:r w:rsidRPr="00613970">
              <w:t>Az objektum belső változóinak feltöltése az adatbázisból letöltött adatokkal. A függvény lekérdezi az adatbázisból a kért elemet és feltölti az objektum következő változóit a letöltött értékekkel:</w:t>
            </w:r>
            <w:r>
              <w:t xml:space="preserve"> </w:t>
            </w:r>
            <w:r w:rsidRPr="00613970">
              <w:t>id</w:t>
            </w:r>
            <w:r>
              <w:t>,</w:t>
            </w:r>
            <w:r w:rsidRPr="00613970">
              <w:t>name</w:t>
            </w:r>
            <w:r>
              <w:t>,</w:t>
            </w:r>
            <w:r w:rsidRPr="00613970">
              <w:t>type</w:t>
            </w:r>
            <w:r>
              <w:t>,</w:t>
            </w:r>
            <w:r w:rsidRPr="00613970">
              <w:t>code</w:t>
            </w:r>
            <w:r>
              <w:t>,</w:t>
            </w:r>
            <w:r w:rsidRPr="00613970">
              <w:t>icon</w:t>
            </w:r>
          </w:p>
        </w:tc>
      </w:tr>
      <w:tr w:rsidR="00D230CC" w14:paraId="28DA9FB7" w14:textId="77777777" w:rsidTr="00D50A62">
        <w:tc>
          <w:tcPr>
            <w:tcW w:w="2263" w:type="dxa"/>
          </w:tcPr>
          <w:p w14:paraId="000515AE" w14:textId="5795B7F4" w:rsidR="00D230CC" w:rsidRPr="00613970" w:rsidRDefault="00613970" w:rsidP="00613970">
            <w:pPr>
              <w:pStyle w:val="szdtblzattrzs"/>
            </w:pPr>
            <w:r w:rsidRPr="00613970">
              <w:t>Bemeneti paraméterek</w:t>
            </w:r>
          </w:p>
        </w:tc>
        <w:tc>
          <w:tcPr>
            <w:tcW w:w="6513" w:type="dxa"/>
          </w:tcPr>
          <w:p w14:paraId="7C7C0776" w14:textId="0D70B60E" w:rsidR="00613970" w:rsidRDefault="00613970" w:rsidP="00613970">
            <w:pPr>
              <w:pStyle w:val="szdtblzattrzs"/>
            </w:pPr>
            <w:r w:rsidRPr="009973A2">
              <w:t>part_id:&lt;int&gt; - Az adatbázisban lévő elem egyedi azonosítója</w:t>
            </w:r>
          </w:p>
          <w:p w14:paraId="5E1D65E3" w14:textId="77777777" w:rsidR="00D230CC" w:rsidRDefault="00D230CC" w:rsidP="00D230CC">
            <w:pPr>
              <w:pStyle w:val="szdforrskd"/>
              <w:ind w:firstLine="0"/>
              <w:rPr>
                <w:bdr w:val="single" w:sz="4" w:space="0" w:color="auto"/>
              </w:rPr>
            </w:pPr>
          </w:p>
        </w:tc>
      </w:tr>
      <w:tr w:rsidR="00D230CC" w14:paraId="2ADC1A4E" w14:textId="77777777" w:rsidTr="00D50A62">
        <w:tc>
          <w:tcPr>
            <w:tcW w:w="2263" w:type="dxa"/>
          </w:tcPr>
          <w:p w14:paraId="662E068C" w14:textId="0B8C8C2F" w:rsidR="00D230CC" w:rsidRPr="00613970" w:rsidRDefault="00613970" w:rsidP="00613970">
            <w:pPr>
              <w:pStyle w:val="szdtblzattrzs"/>
            </w:pPr>
            <w:r w:rsidRPr="00613970">
              <w:t>Kimeneti paraméterek</w:t>
            </w:r>
          </w:p>
        </w:tc>
        <w:tc>
          <w:tcPr>
            <w:tcW w:w="6513" w:type="dxa"/>
          </w:tcPr>
          <w:p w14:paraId="0EBE0540" w14:textId="3097B0AF" w:rsidR="00D230CC" w:rsidRDefault="00613970" w:rsidP="00613970">
            <w:pPr>
              <w:pStyle w:val="szdtblzattrzs"/>
              <w:rPr>
                <w:bdr w:val="single" w:sz="4" w:space="0" w:color="auto"/>
              </w:rPr>
            </w:pPr>
            <w:r w:rsidRPr="00613970">
              <w:t>-</w:t>
            </w:r>
          </w:p>
        </w:tc>
      </w:tr>
      <w:tr w:rsidR="00613970" w14:paraId="7492C510" w14:textId="77777777" w:rsidTr="00B447E6">
        <w:tc>
          <w:tcPr>
            <w:tcW w:w="8776" w:type="dxa"/>
            <w:gridSpan w:val="2"/>
            <w:shd w:val="clear" w:color="auto" w:fill="D9D9D9" w:themeFill="background1" w:themeFillShade="D9"/>
          </w:tcPr>
          <w:p w14:paraId="3A734E61" w14:textId="6FB2023D" w:rsidR="00613970" w:rsidRPr="00613970" w:rsidRDefault="00613970" w:rsidP="00613970">
            <w:pPr>
              <w:pStyle w:val="szdtblzattrzs"/>
              <w:jc w:val="center"/>
            </w:pPr>
            <w:r w:rsidRPr="00613970">
              <w:rPr>
                <w:b/>
                <w:i w:val="0"/>
              </w:rPr>
              <w:lastRenderedPageBreak/>
              <w:t>def instock(self)</w:t>
            </w:r>
          </w:p>
        </w:tc>
      </w:tr>
      <w:tr w:rsidR="00613970" w14:paraId="2F366DF5" w14:textId="77777777" w:rsidTr="00D50A62">
        <w:tc>
          <w:tcPr>
            <w:tcW w:w="2263" w:type="dxa"/>
          </w:tcPr>
          <w:p w14:paraId="48D6592D" w14:textId="3A7FC0A5" w:rsidR="00613970" w:rsidRPr="00613970" w:rsidRDefault="00613970" w:rsidP="00613970">
            <w:pPr>
              <w:pStyle w:val="szdtblzattrzs"/>
            </w:pPr>
            <w:r>
              <w:t>Leírás</w:t>
            </w:r>
          </w:p>
        </w:tc>
        <w:tc>
          <w:tcPr>
            <w:tcW w:w="6513" w:type="dxa"/>
          </w:tcPr>
          <w:p w14:paraId="6227E2D8" w14:textId="6862C0EB" w:rsidR="00613970" w:rsidRPr="00613970" w:rsidRDefault="00613970" w:rsidP="00613970">
            <w:pPr>
              <w:pStyle w:val="szdtblzattrzs"/>
            </w:pPr>
            <w:r w:rsidRPr="00613970">
              <w:t>Visszaadja egy elem raktárkészletét az adatbázisból. Visszatérési értékként egy összesített számot ad, amely az adattáblában lévő beszerzések értékének összege.</w:t>
            </w:r>
          </w:p>
        </w:tc>
      </w:tr>
      <w:tr w:rsidR="00613970" w14:paraId="53309C9E" w14:textId="77777777" w:rsidTr="00D50A62">
        <w:tc>
          <w:tcPr>
            <w:tcW w:w="2263" w:type="dxa"/>
          </w:tcPr>
          <w:p w14:paraId="7EA729F6" w14:textId="0CAE3635" w:rsidR="00613970" w:rsidRPr="00613970" w:rsidRDefault="00613970" w:rsidP="00613970">
            <w:pPr>
              <w:pStyle w:val="szdtblzattrzs"/>
            </w:pPr>
            <w:r>
              <w:t>Bemeneti paraméterek</w:t>
            </w:r>
          </w:p>
        </w:tc>
        <w:tc>
          <w:tcPr>
            <w:tcW w:w="6513" w:type="dxa"/>
          </w:tcPr>
          <w:p w14:paraId="6E01B95A" w14:textId="2F8FF45A" w:rsidR="00613970" w:rsidRPr="00613970" w:rsidRDefault="00613970" w:rsidP="00613970">
            <w:pPr>
              <w:pStyle w:val="szdtblzattrzs"/>
            </w:pPr>
            <w:r>
              <w:t>-</w:t>
            </w:r>
          </w:p>
        </w:tc>
      </w:tr>
      <w:tr w:rsidR="00613970" w14:paraId="299B0CBF" w14:textId="77777777" w:rsidTr="00D50A62">
        <w:tc>
          <w:tcPr>
            <w:tcW w:w="2263" w:type="dxa"/>
          </w:tcPr>
          <w:p w14:paraId="2F4BD566" w14:textId="18451AA0" w:rsidR="00613970" w:rsidRPr="00613970" w:rsidRDefault="00613970" w:rsidP="00613970">
            <w:pPr>
              <w:pStyle w:val="szdtblzattrzs"/>
            </w:pPr>
            <w:r>
              <w:t>Kimeneti paraméterek</w:t>
            </w:r>
          </w:p>
        </w:tc>
        <w:tc>
          <w:tcPr>
            <w:tcW w:w="6513" w:type="dxa"/>
          </w:tcPr>
          <w:p w14:paraId="0B4678F5" w14:textId="31333850" w:rsidR="00613970" w:rsidRPr="00613970" w:rsidRDefault="00C92186" w:rsidP="00613970">
            <w:pPr>
              <w:pStyle w:val="szdtblzattrzs"/>
            </w:pPr>
            <w:r w:rsidRPr="00C92186">
              <w:t>raktárkészlet:&lt;int&gt;</w:t>
            </w:r>
          </w:p>
        </w:tc>
      </w:tr>
      <w:tr w:rsidR="00C92186" w14:paraId="6103630E" w14:textId="77777777" w:rsidTr="00B447E6">
        <w:tc>
          <w:tcPr>
            <w:tcW w:w="8776" w:type="dxa"/>
            <w:gridSpan w:val="2"/>
            <w:shd w:val="clear" w:color="auto" w:fill="D9D9D9" w:themeFill="background1" w:themeFillShade="D9"/>
          </w:tcPr>
          <w:p w14:paraId="16D413AC" w14:textId="17ACC30A" w:rsidR="00C92186" w:rsidRPr="00613970" w:rsidRDefault="00C92186" w:rsidP="00C92186">
            <w:pPr>
              <w:pStyle w:val="szdtblzattrzs"/>
              <w:jc w:val="center"/>
            </w:pPr>
            <w:r w:rsidRPr="00C92186">
              <w:rPr>
                <w:b/>
                <w:i w:val="0"/>
              </w:rPr>
              <w:t>def get_inventory(self)</w:t>
            </w:r>
          </w:p>
        </w:tc>
      </w:tr>
      <w:tr w:rsidR="00613970" w14:paraId="7114B220" w14:textId="77777777" w:rsidTr="00D50A62">
        <w:tc>
          <w:tcPr>
            <w:tcW w:w="2263" w:type="dxa"/>
          </w:tcPr>
          <w:p w14:paraId="2E191615" w14:textId="0FCDEC5A" w:rsidR="00613970" w:rsidRPr="00613970" w:rsidRDefault="00C92186" w:rsidP="00613970">
            <w:pPr>
              <w:pStyle w:val="szdtblzattrzs"/>
            </w:pPr>
            <w:r>
              <w:t>Leírás</w:t>
            </w:r>
          </w:p>
        </w:tc>
        <w:tc>
          <w:tcPr>
            <w:tcW w:w="6513" w:type="dxa"/>
          </w:tcPr>
          <w:p w14:paraId="71824511" w14:textId="77777777" w:rsidR="00C92186" w:rsidRDefault="00C92186" w:rsidP="00C92186">
            <w:pPr>
              <w:pStyle w:val="szdtblzattrzs"/>
            </w:pPr>
            <w:r>
              <w:t>@property</w:t>
            </w:r>
          </w:p>
          <w:p w14:paraId="5AB37D55" w14:textId="12E7DEA7" w:rsidR="00C92186" w:rsidRDefault="00C92186" w:rsidP="00C92186">
            <w:pPr>
              <w:pStyle w:val="szdtblzattrzs"/>
            </w:pPr>
            <w:r>
              <w:t>Visszaadja egy elem beszerzési történetét az adatbázis alapján. Ennek a függvénynek a pieces mezőinek összesítése adja az instock() függvény eredményét. Kimentként egy lista várandó, amit tartalmazza az összes rekordot a beszerzések táblából, a szükséges mezők: pieces, description, date</w:t>
            </w:r>
          </w:p>
          <w:p w14:paraId="1370FFDE" w14:textId="77777777" w:rsidR="00613970" w:rsidRPr="00613970" w:rsidRDefault="00613970" w:rsidP="00613970">
            <w:pPr>
              <w:pStyle w:val="szdtblzattrzs"/>
            </w:pPr>
          </w:p>
        </w:tc>
      </w:tr>
      <w:tr w:rsidR="00613970" w14:paraId="15099E30" w14:textId="77777777" w:rsidTr="00D50A62">
        <w:tc>
          <w:tcPr>
            <w:tcW w:w="2263" w:type="dxa"/>
          </w:tcPr>
          <w:p w14:paraId="74AC5158" w14:textId="00330932" w:rsidR="00613970" w:rsidRPr="00613970" w:rsidRDefault="00C92186" w:rsidP="00613970">
            <w:pPr>
              <w:pStyle w:val="szdtblzattrzs"/>
            </w:pPr>
            <w:r>
              <w:t>Bemeneti paraméterek</w:t>
            </w:r>
          </w:p>
        </w:tc>
        <w:tc>
          <w:tcPr>
            <w:tcW w:w="6513" w:type="dxa"/>
          </w:tcPr>
          <w:p w14:paraId="11B98400" w14:textId="3DC8B569" w:rsidR="00613970" w:rsidRPr="00613970" w:rsidRDefault="00C92186" w:rsidP="00613970">
            <w:pPr>
              <w:pStyle w:val="szdtblzattrzs"/>
            </w:pPr>
            <w:r>
              <w:t>-</w:t>
            </w:r>
          </w:p>
        </w:tc>
      </w:tr>
      <w:tr w:rsidR="00613970" w14:paraId="2BAD30A1" w14:textId="77777777" w:rsidTr="00D50A62">
        <w:tc>
          <w:tcPr>
            <w:tcW w:w="2263" w:type="dxa"/>
          </w:tcPr>
          <w:p w14:paraId="72CBF7D6" w14:textId="30E1677D" w:rsidR="00613970" w:rsidRPr="00613970" w:rsidRDefault="00C92186" w:rsidP="00613970">
            <w:pPr>
              <w:pStyle w:val="szdtblzattrzs"/>
            </w:pPr>
            <w:r>
              <w:t>Kimeneti paraméterek</w:t>
            </w:r>
          </w:p>
        </w:tc>
        <w:tc>
          <w:tcPr>
            <w:tcW w:w="6513" w:type="dxa"/>
          </w:tcPr>
          <w:p w14:paraId="15EFCD8C" w14:textId="57E4575B" w:rsidR="00613970" w:rsidRPr="00613970" w:rsidRDefault="00C92186" w:rsidP="00613970">
            <w:pPr>
              <w:pStyle w:val="szdtblzattrzs"/>
            </w:pPr>
            <w:r>
              <w:t>beszerzési_lista:&lt;list&gt; - {"pieces", "description", "date"}</w:t>
            </w:r>
          </w:p>
        </w:tc>
      </w:tr>
      <w:tr w:rsidR="00D50A62" w14:paraId="1988F006" w14:textId="77777777" w:rsidTr="00B447E6">
        <w:tc>
          <w:tcPr>
            <w:tcW w:w="8776" w:type="dxa"/>
            <w:gridSpan w:val="2"/>
            <w:shd w:val="clear" w:color="auto" w:fill="D9D9D9" w:themeFill="background1" w:themeFillShade="D9"/>
          </w:tcPr>
          <w:p w14:paraId="4F2D57AA" w14:textId="38350C83" w:rsidR="00D50A62" w:rsidRPr="00613970" w:rsidRDefault="00D50A62" w:rsidP="00D50A62">
            <w:pPr>
              <w:pStyle w:val="szdtblzattrzs"/>
              <w:jc w:val="center"/>
            </w:pPr>
            <w:r w:rsidRPr="00D50A62">
              <w:rPr>
                <w:b/>
                <w:i w:val="0"/>
              </w:rPr>
              <w:t>def purchaseOpportunities(self)</w:t>
            </w:r>
          </w:p>
        </w:tc>
      </w:tr>
      <w:tr w:rsidR="00613970" w14:paraId="74EE2BDE" w14:textId="77777777" w:rsidTr="00D50A62">
        <w:tc>
          <w:tcPr>
            <w:tcW w:w="2263" w:type="dxa"/>
          </w:tcPr>
          <w:p w14:paraId="63066070" w14:textId="260AAE31" w:rsidR="00613970" w:rsidRPr="00613970" w:rsidRDefault="00D50A62" w:rsidP="00613970">
            <w:pPr>
              <w:pStyle w:val="szdtblzattrzs"/>
            </w:pPr>
            <w:r>
              <w:t>Leírás</w:t>
            </w:r>
          </w:p>
        </w:tc>
        <w:tc>
          <w:tcPr>
            <w:tcW w:w="6513" w:type="dxa"/>
          </w:tcPr>
          <w:p w14:paraId="35F7F416" w14:textId="77777777" w:rsidR="00D50A62" w:rsidRDefault="00D50A62" w:rsidP="00D50A62">
            <w:pPr>
              <w:pStyle w:val="szdtblzattrzs"/>
            </w:pPr>
            <w:r>
              <w:t>@property</w:t>
            </w:r>
          </w:p>
          <w:p w14:paraId="06AEA49F" w14:textId="4FE4E75A" w:rsidR="00613970" w:rsidRPr="00613970" w:rsidRDefault="00D50A62" w:rsidP="00D50A62">
            <w:pPr>
              <w:pStyle w:val="szdtblzattrzs"/>
            </w:pPr>
            <w:r>
              <w:t>Visszaadja egy elem beszerzési lehetőségeit az adatbázisból.</w:t>
            </w:r>
          </w:p>
        </w:tc>
      </w:tr>
      <w:tr w:rsidR="00613970" w14:paraId="31366799" w14:textId="77777777" w:rsidTr="00D50A62">
        <w:tc>
          <w:tcPr>
            <w:tcW w:w="2263" w:type="dxa"/>
          </w:tcPr>
          <w:p w14:paraId="4F8FF8E1" w14:textId="2EEEA902" w:rsidR="00613970" w:rsidRPr="00613970" w:rsidRDefault="00D50A62" w:rsidP="00613970">
            <w:pPr>
              <w:pStyle w:val="szdtblzattrzs"/>
            </w:pPr>
            <w:r>
              <w:t>Bemeneti paraméterek</w:t>
            </w:r>
          </w:p>
        </w:tc>
        <w:tc>
          <w:tcPr>
            <w:tcW w:w="6513" w:type="dxa"/>
          </w:tcPr>
          <w:p w14:paraId="614BBA49" w14:textId="1B8C5099" w:rsidR="00613970" w:rsidRPr="00613970" w:rsidRDefault="00D50A62" w:rsidP="00613970">
            <w:pPr>
              <w:pStyle w:val="szdtblzattrzs"/>
            </w:pPr>
            <w:r>
              <w:t>-</w:t>
            </w:r>
          </w:p>
        </w:tc>
      </w:tr>
      <w:tr w:rsidR="00613970" w14:paraId="66FBF9E2" w14:textId="77777777" w:rsidTr="00D50A62">
        <w:tc>
          <w:tcPr>
            <w:tcW w:w="2263" w:type="dxa"/>
          </w:tcPr>
          <w:p w14:paraId="22EFE7D0" w14:textId="4A6CAADB" w:rsidR="00613970" w:rsidRPr="00613970" w:rsidRDefault="00D50A62" w:rsidP="00613970">
            <w:pPr>
              <w:pStyle w:val="szdtblzattrzs"/>
            </w:pPr>
            <w:r>
              <w:t>Kimeneti paraméterek</w:t>
            </w:r>
          </w:p>
        </w:tc>
        <w:tc>
          <w:tcPr>
            <w:tcW w:w="6513" w:type="dxa"/>
          </w:tcPr>
          <w:p w14:paraId="689CEB4E" w14:textId="3E924BBF" w:rsidR="00613970" w:rsidRPr="00613970" w:rsidRDefault="00D50A62" w:rsidP="00613970">
            <w:pPr>
              <w:pStyle w:val="szdtblzattrzs"/>
            </w:pPr>
            <w:r w:rsidRPr="00D50A62">
              <w:t>beszerzési_lista:&lt;list&gt; - {"company", "price", "priceunit", "link", "unit", "code"}</w:t>
            </w:r>
          </w:p>
        </w:tc>
      </w:tr>
      <w:tr w:rsidR="00D50A62" w14:paraId="2E7A27CD" w14:textId="77777777" w:rsidTr="00B447E6">
        <w:tc>
          <w:tcPr>
            <w:tcW w:w="8776" w:type="dxa"/>
            <w:gridSpan w:val="2"/>
            <w:shd w:val="clear" w:color="auto" w:fill="D9D9D9" w:themeFill="background1" w:themeFillShade="D9"/>
          </w:tcPr>
          <w:p w14:paraId="490A62B9" w14:textId="07FBDF83" w:rsidR="00D50A62" w:rsidRPr="00613970" w:rsidRDefault="00D50A62" w:rsidP="00D50A62">
            <w:pPr>
              <w:pStyle w:val="szdtblzattrzs"/>
              <w:jc w:val="center"/>
            </w:pPr>
            <w:r w:rsidRPr="00D50A62">
              <w:rPr>
                <w:b/>
                <w:i w:val="0"/>
              </w:rPr>
              <w:t>def consist_short_list(self):</w:t>
            </w:r>
          </w:p>
        </w:tc>
      </w:tr>
      <w:tr w:rsidR="00613970" w14:paraId="7BBE2DBC" w14:textId="77777777" w:rsidTr="00D50A62">
        <w:tc>
          <w:tcPr>
            <w:tcW w:w="2263" w:type="dxa"/>
          </w:tcPr>
          <w:p w14:paraId="7BC78EA3" w14:textId="5278EB56" w:rsidR="00613970" w:rsidRPr="00613970" w:rsidRDefault="00D50A62" w:rsidP="00613970">
            <w:pPr>
              <w:pStyle w:val="szdtblzattrzs"/>
            </w:pPr>
            <w:r>
              <w:t>Leírás</w:t>
            </w:r>
          </w:p>
        </w:tc>
        <w:tc>
          <w:tcPr>
            <w:tcW w:w="6513" w:type="dxa"/>
          </w:tcPr>
          <w:p w14:paraId="7895F9E2" w14:textId="77777777" w:rsidR="00D50A62" w:rsidRDefault="00D50A62" w:rsidP="00D50A62">
            <w:pPr>
              <w:pStyle w:val="szdtblzattrzs"/>
            </w:pPr>
            <w:r>
              <w:t>@property</w:t>
            </w:r>
          </w:p>
          <w:p w14:paraId="31B805AB" w14:textId="5259CE15" w:rsidR="00613970" w:rsidRPr="00613970" w:rsidRDefault="00D50A62" w:rsidP="00D50A62">
            <w:pPr>
              <w:pStyle w:val="szdtblzattrzs"/>
            </w:pPr>
            <w:r>
              <w:t>Visszaadja, hogy az adott elem milyen más elemeket tartalmaz. A hierachia szint lefelé történő kibontása egy listába. A kibontás gyökérelemét minden esetben az objektum ID-ja határozza meg, ami nem egy bemenő paraméter. Visszatérési értékként egy listát ad amely az elemek objektumait tartalmazza.</w:t>
            </w:r>
          </w:p>
        </w:tc>
      </w:tr>
      <w:tr w:rsidR="00D50A62" w14:paraId="191989AA" w14:textId="77777777" w:rsidTr="00D50A62">
        <w:tc>
          <w:tcPr>
            <w:tcW w:w="2263" w:type="dxa"/>
          </w:tcPr>
          <w:p w14:paraId="4A805A69" w14:textId="2D2C2D94" w:rsidR="00D50A62" w:rsidRPr="00613970" w:rsidRDefault="00D50A62" w:rsidP="00613970">
            <w:pPr>
              <w:pStyle w:val="szdtblzattrzs"/>
            </w:pPr>
            <w:r>
              <w:t>Bemeneti paraméterek</w:t>
            </w:r>
          </w:p>
        </w:tc>
        <w:tc>
          <w:tcPr>
            <w:tcW w:w="6513" w:type="dxa"/>
          </w:tcPr>
          <w:p w14:paraId="39194284" w14:textId="58BD85F6" w:rsidR="00D50A62" w:rsidRPr="00613970" w:rsidRDefault="00D50A62" w:rsidP="00613970">
            <w:pPr>
              <w:pStyle w:val="szdtblzattrzs"/>
            </w:pPr>
            <w:r>
              <w:t>-</w:t>
            </w:r>
          </w:p>
        </w:tc>
      </w:tr>
      <w:tr w:rsidR="00D50A62" w14:paraId="66C90494" w14:textId="77777777" w:rsidTr="00D50A62">
        <w:tc>
          <w:tcPr>
            <w:tcW w:w="2263" w:type="dxa"/>
          </w:tcPr>
          <w:p w14:paraId="23910D7F" w14:textId="1C3EB82C" w:rsidR="00D50A62" w:rsidRPr="00613970" w:rsidRDefault="00D50A62" w:rsidP="00613970">
            <w:pPr>
              <w:pStyle w:val="szdtblzattrzs"/>
            </w:pPr>
            <w:r>
              <w:t>Kimeneti paraméterek</w:t>
            </w:r>
          </w:p>
        </w:tc>
        <w:tc>
          <w:tcPr>
            <w:tcW w:w="6513" w:type="dxa"/>
          </w:tcPr>
          <w:p w14:paraId="0EBF9522" w14:textId="3CAD2051" w:rsidR="00D50A62" w:rsidRPr="00613970" w:rsidRDefault="00D50A62" w:rsidP="00613970">
            <w:pPr>
              <w:pStyle w:val="szdtblzattrzs"/>
            </w:pPr>
            <w:r w:rsidRPr="00D50A62">
              <w:t>tartalmaz_lista:&lt;list&gt;</w:t>
            </w:r>
          </w:p>
        </w:tc>
      </w:tr>
      <w:tr w:rsidR="00D50A62" w14:paraId="0603BE9E" w14:textId="77777777" w:rsidTr="00B447E6">
        <w:tc>
          <w:tcPr>
            <w:tcW w:w="8776" w:type="dxa"/>
            <w:gridSpan w:val="2"/>
            <w:shd w:val="clear" w:color="auto" w:fill="D9D9D9" w:themeFill="background1" w:themeFillShade="D9"/>
          </w:tcPr>
          <w:p w14:paraId="7B51A3BF" w14:textId="6EF68724" w:rsidR="00D50A62" w:rsidRPr="00613970" w:rsidRDefault="00D50A62" w:rsidP="00D50A62">
            <w:pPr>
              <w:pStyle w:val="szdtblzattrzs"/>
              <w:jc w:val="center"/>
            </w:pPr>
            <w:r w:rsidRPr="00D50A62">
              <w:rPr>
                <w:b/>
                <w:i w:val="0"/>
              </w:rPr>
              <w:t>def get_tree_diagram_piece(self)</w:t>
            </w:r>
          </w:p>
        </w:tc>
      </w:tr>
      <w:tr w:rsidR="00D50A62" w14:paraId="78EFB81A" w14:textId="77777777" w:rsidTr="00D50A62">
        <w:tc>
          <w:tcPr>
            <w:tcW w:w="2263" w:type="dxa"/>
          </w:tcPr>
          <w:p w14:paraId="353D8D8E" w14:textId="7093DA25" w:rsidR="00D50A62" w:rsidRPr="00613970" w:rsidRDefault="00D50A62" w:rsidP="00613970">
            <w:pPr>
              <w:pStyle w:val="szdtblzattrzs"/>
            </w:pPr>
            <w:r>
              <w:t>Leírás</w:t>
            </w:r>
          </w:p>
        </w:tc>
        <w:tc>
          <w:tcPr>
            <w:tcW w:w="6513" w:type="dxa"/>
          </w:tcPr>
          <w:p w14:paraId="156C5B1A" w14:textId="04E85A89" w:rsidR="00D50A62" w:rsidRPr="00613970" w:rsidRDefault="00D50A62" w:rsidP="00613970">
            <w:pPr>
              <w:pStyle w:val="szdtblzattrzs"/>
            </w:pPr>
            <w:r w:rsidRPr="00D50A62">
              <w:t>Az elem és az ő által tartalmazott más elemek fa diagramjának kirajzolása HTML kódban.</w:t>
            </w:r>
          </w:p>
        </w:tc>
      </w:tr>
      <w:tr w:rsidR="00D50A62" w14:paraId="7DD4CEAF" w14:textId="77777777" w:rsidTr="00D50A62">
        <w:tc>
          <w:tcPr>
            <w:tcW w:w="2263" w:type="dxa"/>
          </w:tcPr>
          <w:p w14:paraId="2DF94EC0" w14:textId="365AE92A" w:rsidR="00D50A62" w:rsidRPr="00613970" w:rsidRDefault="00D50A62" w:rsidP="00613970">
            <w:pPr>
              <w:pStyle w:val="szdtblzattrzs"/>
            </w:pPr>
            <w:r>
              <w:t>Bemeneti paraméterek</w:t>
            </w:r>
          </w:p>
        </w:tc>
        <w:tc>
          <w:tcPr>
            <w:tcW w:w="6513" w:type="dxa"/>
          </w:tcPr>
          <w:p w14:paraId="504EE5DA" w14:textId="60E5FA22" w:rsidR="00D50A62" w:rsidRPr="00613970" w:rsidRDefault="00D50A62" w:rsidP="00613970">
            <w:pPr>
              <w:pStyle w:val="szdtblzattrzs"/>
            </w:pPr>
            <w:r>
              <w:t>-</w:t>
            </w:r>
          </w:p>
        </w:tc>
      </w:tr>
      <w:tr w:rsidR="00D50A62" w14:paraId="22CD63C3" w14:textId="77777777" w:rsidTr="00D50A62">
        <w:tc>
          <w:tcPr>
            <w:tcW w:w="2263" w:type="dxa"/>
          </w:tcPr>
          <w:p w14:paraId="2C0CC45C" w14:textId="660331E3" w:rsidR="00D50A62" w:rsidRPr="00613970" w:rsidRDefault="00D50A62" w:rsidP="00613970">
            <w:pPr>
              <w:pStyle w:val="szdtblzattrzs"/>
            </w:pPr>
            <w:r>
              <w:t>Kimeneti paraméterek</w:t>
            </w:r>
          </w:p>
        </w:tc>
        <w:tc>
          <w:tcPr>
            <w:tcW w:w="6513" w:type="dxa"/>
          </w:tcPr>
          <w:p w14:paraId="00D5BD57" w14:textId="282AA08D" w:rsidR="00D50A62" w:rsidRPr="00613970" w:rsidRDefault="00D50A62" w:rsidP="00613970">
            <w:pPr>
              <w:pStyle w:val="szdtblzattrzs"/>
            </w:pPr>
            <w:r w:rsidRPr="00D50A62">
              <w:t>kód:&lt;str&gt; -&gt; A HTML kódba közvetlenül beilleszthető kódrészlet amely a fa struktúra kirajzolását valósítja meg.</w:t>
            </w:r>
          </w:p>
        </w:tc>
      </w:tr>
    </w:tbl>
    <w:p w14:paraId="08A1B1E7" w14:textId="77777777" w:rsidR="00676360" w:rsidRDefault="00676360">
      <w:r>
        <w:rPr>
          <w:i/>
        </w:rPr>
        <w:br w:type="page"/>
      </w:r>
    </w:p>
    <w:tbl>
      <w:tblPr>
        <w:tblStyle w:val="Rcsostblzat"/>
        <w:tblW w:w="0" w:type="auto"/>
        <w:tblLook w:val="04A0" w:firstRow="1" w:lastRow="0" w:firstColumn="1" w:lastColumn="0" w:noHBand="0" w:noVBand="1"/>
      </w:tblPr>
      <w:tblGrid>
        <w:gridCol w:w="2263"/>
        <w:gridCol w:w="6513"/>
      </w:tblGrid>
      <w:tr w:rsidR="00D50A62" w14:paraId="627DAA86" w14:textId="77777777" w:rsidTr="00B447E6">
        <w:tc>
          <w:tcPr>
            <w:tcW w:w="8776" w:type="dxa"/>
            <w:gridSpan w:val="2"/>
            <w:shd w:val="clear" w:color="auto" w:fill="D9D9D9" w:themeFill="background1" w:themeFillShade="D9"/>
          </w:tcPr>
          <w:p w14:paraId="44F412AF" w14:textId="4CFC5DA7" w:rsidR="00D50A62" w:rsidRPr="00613970" w:rsidRDefault="00D50A62" w:rsidP="00D50A62">
            <w:pPr>
              <w:pStyle w:val="szdtblzattrzs"/>
              <w:jc w:val="center"/>
            </w:pPr>
            <w:r w:rsidRPr="00D50A62">
              <w:rPr>
                <w:b/>
                <w:i w:val="0"/>
              </w:rPr>
              <w:lastRenderedPageBreak/>
              <w:t>def mediaList(self)</w:t>
            </w:r>
          </w:p>
        </w:tc>
      </w:tr>
      <w:tr w:rsidR="00D50A62" w14:paraId="313444C4" w14:textId="77777777" w:rsidTr="00D50A62">
        <w:tc>
          <w:tcPr>
            <w:tcW w:w="2263" w:type="dxa"/>
          </w:tcPr>
          <w:p w14:paraId="5D24F227" w14:textId="2226EDD2" w:rsidR="00D50A62" w:rsidRPr="00613970" w:rsidRDefault="00D50A62" w:rsidP="00613970">
            <w:pPr>
              <w:pStyle w:val="szdtblzattrzs"/>
            </w:pPr>
            <w:r>
              <w:t>Leírás</w:t>
            </w:r>
          </w:p>
        </w:tc>
        <w:tc>
          <w:tcPr>
            <w:tcW w:w="6513" w:type="dxa"/>
          </w:tcPr>
          <w:p w14:paraId="7684B3DD" w14:textId="77777777" w:rsidR="00D50A62" w:rsidRDefault="00D50A62" w:rsidP="00D50A62">
            <w:pPr>
              <w:pStyle w:val="szdtblzattrzs"/>
            </w:pPr>
            <w:r>
              <w:t>@property</w:t>
            </w:r>
          </w:p>
          <w:p w14:paraId="6D6AB1CF" w14:textId="3A818A99" w:rsidR="00D50A62" w:rsidRPr="00613970" w:rsidRDefault="00D50A62" w:rsidP="00D50A62">
            <w:pPr>
              <w:pStyle w:val="szdtblzattrzs"/>
            </w:pPr>
            <w:r>
              <w:t>Visszaadja, hogy az adott elemhez milyen fájlok vannak feltöltve az adatbázisban. Visszatérési értékként egy listát ad amely a feltöltött fájlok objektumait tartalmazza.</w:t>
            </w:r>
          </w:p>
        </w:tc>
      </w:tr>
      <w:tr w:rsidR="00D50A62" w14:paraId="0E3F28C3" w14:textId="77777777" w:rsidTr="00D50A62">
        <w:tc>
          <w:tcPr>
            <w:tcW w:w="2263" w:type="dxa"/>
          </w:tcPr>
          <w:p w14:paraId="017DB49A" w14:textId="01240A1F" w:rsidR="00D50A62" w:rsidRPr="00613970" w:rsidRDefault="00D50A62" w:rsidP="00613970">
            <w:pPr>
              <w:pStyle w:val="szdtblzattrzs"/>
            </w:pPr>
            <w:r>
              <w:t>Bemeneti paraméterek</w:t>
            </w:r>
          </w:p>
        </w:tc>
        <w:tc>
          <w:tcPr>
            <w:tcW w:w="6513" w:type="dxa"/>
          </w:tcPr>
          <w:p w14:paraId="4E8638D5" w14:textId="16AEE3F4" w:rsidR="00D50A62" w:rsidRPr="00613970" w:rsidRDefault="00D50A62" w:rsidP="00613970">
            <w:pPr>
              <w:pStyle w:val="szdtblzattrzs"/>
            </w:pPr>
            <w:r>
              <w:t>-</w:t>
            </w:r>
          </w:p>
        </w:tc>
      </w:tr>
      <w:tr w:rsidR="00D50A62" w14:paraId="7EF418E5" w14:textId="77777777" w:rsidTr="00D50A62">
        <w:tc>
          <w:tcPr>
            <w:tcW w:w="2263" w:type="dxa"/>
          </w:tcPr>
          <w:p w14:paraId="05621632" w14:textId="181C6FAD" w:rsidR="00D50A62" w:rsidRPr="00613970" w:rsidRDefault="00D50A62" w:rsidP="00613970">
            <w:pPr>
              <w:pStyle w:val="szdtblzattrzs"/>
            </w:pPr>
            <w:r>
              <w:t>Kimeneti paraméterek</w:t>
            </w:r>
          </w:p>
        </w:tc>
        <w:tc>
          <w:tcPr>
            <w:tcW w:w="6513" w:type="dxa"/>
          </w:tcPr>
          <w:p w14:paraId="1EFA2F44" w14:textId="18FE5CA8" w:rsidR="00D50A62" w:rsidRPr="00613970" w:rsidRDefault="00D50A62" w:rsidP="00613970">
            <w:pPr>
              <w:pStyle w:val="szdtblzattrzs"/>
            </w:pPr>
            <w:r w:rsidRPr="00D50A62">
              <w:t>fájl_lista:&lt;list&gt;</w:t>
            </w:r>
          </w:p>
        </w:tc>
      </w:tr>
      <w:tr w:rsidR="00D50A62" w14:paraId="70099861" w14:textId="77777777" w:rsidTr="00B447E6">
        <w:tc>
          <w:tcPr>
            <w:tcW w:w="8776" w:type="dxa"/>
            <w:gridSpan w:val="2"/>
            <w:shd w:val="clear" w:color="auto" w:fill="D9D9D9" w:themeFill="background1" w:themeFillShade="D9"/>
          </w:tcPr>
          <w:p w14:paraId="6172112B" w14:textId="1456CE72" w:rsidR="00D50A62" w:rsidRPr="00613970" w:rsidRDefault="00D50A62" w:rsidP="00D50A62">
            <w:pPr>
              <w:pStyle w:val="szdtblzattrzs"/>
              <w:jc w:val="center"/>
            </w:pPr>
            <w:r w:rsidRPr="00D50A62">
              <w:rPr>
                <w:b/>
                <w:i w:val="0"/>
              </w:rPr>
              <w:t>def bom(self)</w:t>
            </w:r>
          </w:p>
        </w:tc>
      </w:tr>
      <w:tr w:rsidR="00D50A62" w14:paraId="5AFC3821" w14:textId="77777777" w:rsidTr="00D50A62">
        <w:tc>
          <w:tcPr>
            <w:tcW w:w="2263" w:type="dxa"/>
          </w:tcPr>
          <w:p w14:paraId="3AB83C49" w14:textId="482B4F0A" w:rsidR="00D50A62" w:rsidRPr="00613970" w:rsidRDefault="00D50A62" w:rsidP="00613970">
            <w:pPr>
              <w:pStyle w:val="szdtblzattrzs"/>
            </w:pPr>
            <w:r>
              <w:t>Leírás</w:t>
            </w:r>
          </w:p>
        </w:tc>
        <w:tc>
          <w:tcPr>
            <w:tcW w:w="6513" w:type="dxa"/>
          </w:tcPr>
          <w:p w14:paraId="412956C2" w14:textId="77777777" w:rsidR="00D50A62" w:rsidRDefault="00D50A62" w:rsidP="00D50A62">
            <w:pPr>
              <w:pStyle w:val="szdtblzattrzs"/>
            </w:pPr>
            <w:r>
              <w:t>@property</w:t>
            </w:r>
          </w:p>
          <w:p w14:paraId="48ED8460" w14:textId="20DEE115" w:rsidR="00D50A62" w:rsidRPr="00613970" w:rsidRDefault="00D50A62" w:rsidP="00D50A62">
            <w:pPr>
              <w:pStyle w:val="szdtblzattrzs"/>
            </w:pPr>
            <w:r>
              <w:t>Visszaadja az elem rekurzívan kidolgozott BOM listáját. A gyökér elem minden esetben az adott elem. A rekurzív feldolgozást az adatbázis valósítja meg.</w:t>
            </w:r>
          </w:p>
        </w:tc>
      </w:tr>
      <w:tr w:rsidR="00D50A62" w14:paraId="5F895229" w14:textId="77777777" w:rsidTr="00D50A62">
        <w:tc>
          <w:tcPr>
            <w:tcW w:w="2263" w:type="dxa"/>
          </w:tcPr>
          <w:p w14:paraId="24812B40" w14:textId="61E9CC7B" w:rsidR="00D50A62" w:rsidRPr="00613970" w:rsidRDefault="00D50A62" w:rsidP="00613970">
            <w:pPr>
              <w:pStyle w:val="szdtblzattrzs"/>
            </w:pPr>
            <w:r>
              <w:t>Bemeneti paraméterek</w:t>
            </w:r>
          </w:p>
        </w:tc>
        <w:tc>
          <w:tcPr>
            <w:tcW w:w="6513" w:type="dxa"/>
          </w:tcPr>
          <w:p w14:paraId="0A64FEA2" w14:textId="216D9F19" w:rsidR="00D50A62" w:rsidRPr="00613970" w:rsidRDefault="00D50A62" w:rsidP="00613970">
            <w:pPr>
              <w:pStyle w:val="szdtblzattrzs"/>
            </w:pPr>
            <w:r>
              <w:t>-</w:t>
            </w:r>
          </w:p>
        </w:tc>
      </w:tr>
      <w:tr w:rsidR="00D50A62" w14:paraId="76D46693" w14:textId="77777777" w:rsidTr="00D50A62">
        <w:tc>
          <w:tcPr>
            <w:tcW w:w="2263" w:type="dxa"/>
          </w:tcPr>
          <w:p w14:paraId="744BAD7F" w14:textId="1DE3996F" w:rsidR="00D50A62" w:rsidRPr="00613970" w:rsidRDefault="00D50A62" w:rsidP="00613970">
            <w:pPr>
              <w:pStyle w:val="szdtblzattrzs"/>
            </w:pPr>
            <w:r>
              <w:t>Kimeneti paraméterek</w:t>
            </w:r>
          </w:p>
        </w:tc>
        <w:tc>
          <w:tcPr>
            <w:tcW w:w="6513" w:type="dxa"/>
          </w:tcPr>
          <w:p w14:paraId="164BD91A" w14:textId="040E95B7" w:rsidR="00D50A62" w:rsidRPr="00613970" w:rsidRDefault="00D50A62" w:rsidP="00613970">
            <w:pPr>
              <w:pStyle w:val="szdtblzattrzs"/>
            </w:pPr>
            <w:r w:rsidRPr="00D50A62">
              <w:t>fájl_lista:&lt;list&gt; - {"ContainerID", "ElementID", "Pieces", "ChildName", "Type", "Icon"}</w:t>
            </w:r>
          </w:p>
        </w:tc>
      </w:tr>
      <w:tr w:rsidR="00D50A62" w14:paraId="4C016BA8" w14:textId="77777777" w:rsidTr="00B447E6">
        <w:tc>
          <w:tcPr>
            <w:tcW w:w="8776" w:type="dxa"/>
            <w:gridSpan w:val="2"/>
            <w:shd w:val="clear" w:color="auto" w:fill="D9D9D9" w:themeFill="background1" w:themeFillShade="D9"/>
          </w:tcPr>
          <w:p w14:paraId="65E98E35" w14:textId="1BA28F36" w:rsidR="00D50A62" w:rsidRPr="00613970" w:rsidRDefault="00D50A62" w:rsidP="00D50A62">
            <w:pPr>
              <w:pStyle w:val="szdtblzattrzs"/>
              <w:jc w:val="center"/>
            </w:pPr>
            <w:r w:rsidRPr="00D50A62">
              <w:rPr>
                <w:b/>
                <w:i w:val="0"/>
              </w:rPr>
              <w:t>def sum_price (self)</w:t>
            </w:r>
          </w:p>
        </w:tc>
      </w:tr>
      <w:tr w:rsidR="00D50A62" w14:paraId="27187EED" w14:textId="77777777" w:rsidTr="00D50A62">
        <w:tc>
          <w:tcPr>
            <w:tcW w:w="2263" w:type="dxa"/>
          </w:tcPr>
          <w:p w14:paraId="2B3DB392" w14:textId="36B98644" w:rsidR="00D50A62" w:rsidRPr="00613970" w:rsidRDefault="00D50A62" w:rsidP="00613970">
            <w:pPr>
              <w:pStyle w:val="szdtblzattrzs"/>
            </w:pPr>
            <w:r>
              <w:t>Leírás</w:t>
            </w:r>
          </w:p>
        </w:tc>
        <w:tc>
          <w:tcPr>
            <w:tcW w:w="6513" w:type="dxa"/>
          </w:tcPr>
          <w:p w14:paraId="547FA504" w14:textId="77777777" w:rsidR="00D50A62" w:rsidRDefault="00D50A62" w:rsidP="00D50A62">
            <w:pPr>
              <w:pStyle w:val="szdtblzattrzs"/>
            </w:pPr>
            <w:r>
              <w:t>@property</w:t>
            </w:r>
          </w:p>
          <w:p w14:paraId="791EA122" w14:textId="6E97F9A5" w:rsidR="00D50A62" w:rsidRPr="00613970" w:rsidRDefault="00D50A62" w:rsidP="00D50A62">
            <w:pPr>
              <w:pStyle w:val="szdtblzattrzs"/>
            </w:pPr>
            <w:r>
              <w:t>Visszaadja az elem BOM listájának az adatbázisban rögzített árainak összesítését. Ebben a listában szerepel az összes elem, amit a szülő tartalmaz és azoknak az árai. Az árak, mint egységár és mint darabszámmal felszorozott összesített ár is megjelennek.</w:t>
            </w:r>
          </w:p>
        </w:tc>
      </w:tr>
      <w:tr w:rsidR="00D50A62" w14:paraId="6F777AF5" w14:textId="77777777" w:rsidTr="00D50A62">
        <w:tc>
          <w:tcPr>
            <w:tcW w:w="2263" w:type="dxa"/>
          </w:tcPr>
          <w:p w14:paraId="44C8E407" w14:textId="76E3F663" w:rsidR="00D50A62" w:rsidRPr="00613970" w:rsidRDefault="00D50A62" w:rsidP="00613970">
            <w:pPr>
              <w:pStyle w:val="szdtblzattrzs"/>
            </w:pPr>
            <w:r>
              <w:t>Bemeneti paraméterek</w:t>
            </w:r>
          </w:p>
        </w:tc>
        <w:tc>
          <w:tcPr>
            <w:tcW w:w="6513" w:type="dxa"/>
          </w:tcPr>
          <w:p w14:paraId="69E0C877" w14:textId="164B34C4" w:rsidR="00D50A62" w:rsidRPr="00613970" w:rsidRDefault="00D50A62" w:rsidP="00613970">
            <w:pPr>
              <w:pStyle w:val="szdtblzattrzs"/>
            </w:pPr>
            <w:r>
              <w:t>-</w:t>
            </w:r>
          </w:p>
        </w:tc>
      </w:tr>
      <w:tr w:rsidR="00D50A62" w14:paraId="6DA8490E" w14:textId="77777777" w:rsidTr="00D50A62">
        <w:tc>
          <w:tcPr>
            <w:tcW w:w="2263" w:type="dxa"/>
          </w:tcPr>
          <w:p w14:paraId="072AEFF4" w14:textId="635DAAD2" w:rsidR="00D50A62" w:rsidRPr="00613970" w:rsidRDefault="00D50A62" w:rsidP="00613970">
            <w:pPr>
              <w:pStyle w:val="szdtblzattrzs"/>
            </w:pPr>
            <w:r>
              <w:t>Kimeneti paraméterek</w:t>
            </w:r>
          </w:p>
        </w:tc>
        <w:tc>
          <w:tcPr>
            <w:tcW w:w="6513" w:type="dxa"/>
          </w:tcPr>
          <w:p w14:paraId="15440609" w14:textId="13CF0802" w:rsidR="00D50A62" w:rsidRPr="00613970" w:rsidRDefault="00D50A62" w:rsidP="00613970">
            <w:pPr>
              <w:pStyle w:val="szdtblzattrzs"/>
            </w:pPr>
            <w:r w:rsidRPr="00D50A62">
              <w:t>fájl_lista:&lt;list&gt; -&gt; {"ChildName", "Description", "min_price", "max_price", "UnitType", "pieces", "unit"}</w:t>
            </w:r>
          </w:p>
        </w:tc>
      </w:tr>
      <w:tr w:rsidR="00D50A62" w14:paraId="4FF220EC" w14:textId="77777777" w:rsidTr="00B447E6">
        <w:tc>
          <w:tcPr>
            <w:tcW w:w="8776" w:type="dxa"/>
            <w:gridSpan w:val="2"/>
            <w:shd w:val="clear" w:color="auto" w:fill="D9D9D9" w:themeFill="background1" w:themeFillShade="D9"/>
          </w:tcPr>
          <w:p w14:paraId="55F916F2" w14:textId="5FF5CB36" w:rsidR="00D50A62" w:rsidRPr="00D50A62" w:rsidRDefault="00D50A62" w:rsidP="00D50A62">
            <w:pPr>
              <w:pStyle w:val="szdtblzattrzs"/>
              <w:jc w:val="center"/>
              <w:rPr>
                <w:b/>
                <w:i w:val="0"/>
              </w:rPr>
            </w:pPr>
            <w:r w:rsidRPr="00D50A62">
              <w:rPr>
                <w:b/>
                <w:i w:val="0"/>
              </w:rPr>
              <w:t>def change_icon(self, icon_path)</w:t>
            </w:r>
          </w:p>
        </w:tc>
      </w:tr>
      <w:tr w:rsidR="00D50A62" w14:paraId="0E9F6B3A" w14:textId="77777777" w:rsidTr="00D50A62">
        <w:tc>
          <w:tcPr>
            <w:tcW w:w="2263" w:type="dxa"/>
          </w:tcPr>
          <w:p w14:paraId="5B3B2C5C" w14:textId="76861436" w:rsidR="00D50A62" w:rsidRPr="00613970" w:rsidRDefault="00D50A62" w:rsidP="00613970">
            <w:pPr>
              <w:pStyle w:val="szdtblzattrzs"/>
            </w:pPr>
            <w:r>
              <w:t>Leírás</w:t>
            </w:r>
          </w:p>
        </w:tc>
        <w:tc>
          <w:tcPr>
            <w:tcW w:w="6513" w:type="dxa"/>
          </w:tcPr>
          <w:p w14:paraId="0821AABB" w14:textId="7D9A84D3" w:rsidR="00D50A62" w:rsidRPr="00613970" w:rsidRDefault="00D50A62" w:rsidP="00613970">
            <w:pPr>
              <w:pStyle w:val="szdtblzattrzs"/>
            </w:pPr>
            <w:r w:rsidRPr="00D50A62">
              <w:t>Megváltoztatja az adatbázisban az elemhez rendelt ikon referenciát.</w:t>
            </w:r>
          </w:p>
        </w:tc>
      </w:tr>
      <w:tr w:rsidR="00D50A62" w14:paraId="79B7DD6B" w14:textId="77777777" w:rsidTr="00D50A62">
        <w:tc>
          <w:tcPr>
            <w:tcW w:w="2263" w:type="dxa"/>
          </w:tcPr>
          <w:p w14:paraId="12DC00DB" w14:textId="06957387" w:rsidR="00D50A62" w:rsidRPr="00613970" w:rsidRDefault="00D50A62" w:rsidP="00613970">
            <w:pPr>
              <w:pStyle w:val="szdtblzattrzs"/>
            </w:pPr>
            <w:r>
              <w:t>Bemeneti paraméterek</w:t>
            </w:r>
          </w:p>
        </w:tc>
        <w:tc>
          <w:tcPr>
            <w:tcW w:w="6513" w:type="dxa"/>
          </w:tcPr>
          <w:p w14:paraId="1D1996B8" w14:textId="2166A184" w:rsidR="00D50A62" w:rsidRPr="00613970" w:rsidRDefault="00D50A62" w:rsidP="00613970">
            <w:pPr>
              <w:pStyle w:val="szdtblzattrzs"/>
            </w:pPr>
            <w:r w:rsidRPr="00D50A62">
              <w:t>icon_path:&lt;int&gt; -&gt; A referencia a fájlok listához</w:t>
            </w:r>
          </w:p>
        </w:tc>
      </w:tr>
      <w:tr w:rsidR="00D50A62" w14:paraId="0382CAC8" w14:textId="77777777" w:rsidTr="00D50A62">
        <w:tc>
          <w:tcPr>
            <w:tcW w:w="2263" w:type="dxa"/>
          </w:tcPr>
          <w:p w14:paraId="4099F500" w14:textId="7AFCF2D3" w:rsidR="00D50A62" w:rsidRPr="00613970" w:rsidRDefault="00D50A62" w:rsidP="00613970">
            <w:pPr>
              <w:pStyle w:val="szdtblzattrzs"/>
            </w:pPr>
            <w:r>
              <w:t>Kimeneti paraméterek</w:t>
            </w:r>
          </w:p>
        </w:tc>
        <w:tc>
          <w:tcPr>
            <w:tcW w:w="6513" w:type="dxa"/>
          </w:tcPr>
          <w:p w14:paraId="6D58D225" w14:textId="23444346" w:rsidR="00D50A62" w:rsidRPr="00613970" w:rsidRDefault="00D50A62" w:rsidP="00613970">
            <w:pPr>
              <w:pStyle w:val="szdtblzattrzs"/>
            </w:pPr>
            <w:r w:rsidRPr="00D50A62">
              <w:t>success:&lt;boolean&gt;</w:t>
            </w:r>
          </w:p>
        </w:tc>
      </w:tr>
      <w:tr w:rsidR="00D50A62" w14:paraId="58DCB410" w14:textId="77777777" w:rsidTr="00B447E6">
        <w:tc>
          <w:tcPr>
            <w:tcW w:w="8776" w:type="dxa"/>
            <w:gridSpan w:val="2"/>
            <w:shd w:val="clear" w:color="auto" w:fill="D9D9D9" w:themeFill="background1" w:themeFillShade="D9"/>
          </w:tcPr>
          <w:p w14:paraId="66B8C14E" w14:textId="4DACC07B" w:rsidR="00D50A62" w:rsidRPr="00613970" w:rsidRDefault="00D50A62" w:rsidP="00D50A62">
            <w:pPr>
              <w:pStyle w:val="szdtblzattrzs"/>
              <w:jc w:val="center"/>
            </w:pPr>
            <w:r w:rsidRPr="00D50A62">
              <w:rPr>
                <w:b/>
                <w:i w:val="0"/>
              </w:rPr>
              <w:t>def createInDatabase(self)</w:t>
            </w:r>
          </w:p>
        </w:tc>
      </w:tr>
      <w:tr w:rsidR="00D50A62" w14:paraId="5EB2B992" w14:textId="77777777" w:rsidTr="00D50A62">
        <w:tc>
          <w:tcPr>
            <w:tcW w:w="2263" w:type="dxa"/>
          </w:tcPr>
          <w:p w14:paraId="12748A5C" w14:textId="3C4D6AD6" w:rsidR="00D50A62" w:rsidRPr="00613970" w:rsidRDefault="00D50A62" w:rsidP="00613970">
            <w:pPr>
              <w:pStyle w:val="szdtblzattrzs"/>
            </w:pPr>
            <w:r>
              <w:t>Leírás</w:t>
            </w:r>
          </w:p>
        </w:tc>
        <w:tc>
          <w:tcPr>
            <w:tcW w:w="6513" w:type="dxa"/>
          </w:tcPr>
          <w:p w14:paraId="1BEC98E8" w14:textId="592C8E2C" w:rsidR="00D50A62" w:rsidRPr="00613970" w:rsidRDefault="00D50A62" w:rsidP="00D50A62">
            <w:pPr>
              <w:pStyle w:val="szdtblzattrzs"/>
            </w:pPr>
            <w:r>
              <w:t>Egy üres elem létrehozása, majd annak adatokkal történő feltöltése után ez a függvény hozza létre az elemet az adatbázisban. A konzisztencia megtartása végett az objektum ezután felülírja magát az adatbázisban tárolt információkkal.</w:t>
            </w:r>
          </w:p>
        </w:tc>
      </w:tr>
      <w:tr w:rsidR="00D50A62" w14:paraId="060E404D" w14:textId="77777777" w:rsidTr="00D50A62">
        <w:tc>
          <w:tcPr>
            <w:tcW w:w="2263" w:type="dxa"/>
          </w:tcPr>
          <w:p w14:paraId="6DED44F3" w14:textId="4EBDE607" w:rsidR="00D50A62" w:rsidRPr="00613970" w:rsidRDefault="00D50A62" w:rsidP="00613970">
            <w:pPr>
              <w:pStyle w:val="szdtblzattrzs"/>
            </w:pPr>
            <w:r>
              <w:t>Bemeneti paraméterek</w:t>
            </w:r>
          </w:p>
        </w:tc>
        <w:tc>
          <w:tcPr>
            <w:tcW w:w="6513" w:type="dxa"/>
          </w:tcPr>
          <w:p w14:paraId="427B0F7F" w14:textId="59D5A07E" w:rsidR="00D50A62" w:rsidRPr="00613970" w:rsidRDefault="00D50A62" w:rsidP="00613970">
            <w:pPr>
              <w:pStyle w:val="szdtblzattrzs"/>
            </w:pPr>
            <w:r>
              <w:t>-</w:t>
            </w:r>
          </w:p>
        </w:tc>
      </w:tr>
      <w:tr w:rsidR="00D50A62" w14:paraId="1AFA802A" w14:textId="77777777" w:rsidTr="00D50A62">
        <w:tc>
          <w:tcPr>
            <w:tcW w:w="2263" w:type="dxa"/>
          </w:tcPr>
          <w:p w14:paraId="5A9FBC98" w14:textId="67C5575E" w:rsidR="00D50A62" w:rsidRPr="00613970" w:rsidRDefault="00D50A62" w:rsidP="00613970">
            <w:pPr>
              <w:pStyle w:val="szdtblzattrzs"/>
            </w:pPr>
            <w:r>
              <w:t>Kimeneti paraméterek</w:t>
            </w:r>
          </w:p>
        </w:tc>
        <w:tc>
          <w:tcPr>
            <w:tcW w:w="6513" w:type="dxa"/>
          </w:tcPr>
          <w:p w14:paraId="3D12F2D4" w14:textId="00AD45FE" w:rsidR="00D50A62" w:rsidRPr="00613970" w:rsidRDefault="00D50A62" w:rsidP="00613970">
            <w:pPr>
              <w:pStyle w:val="szdtblzattrzs"/>
            </w:pPr>
            <w:r w:rsidRPr="00D50A62">
              <w:t>success:&lt;boolean&gt;</w:t>
            </w:r>
          </w:p>
        </w:tc>
      </w:tr>
      <w:tr w:rsidR="00D50A62" w14:paraId="25512A9B" w14:textId="77777777" w:rsidTr="00B447E6">
        <w:tc>
          <w:tcPr>
            <w:tcW w:w="8776" w:type="dxa"/>
            <w:gridSpan w:val="2"/>
            <w:shd w:val="clear" w:color="auto" w:fill="D9D9D9" w:themeFill="background1" w:themeFillShade="D9"/>
          </w:tcPr>
          <w:p w14:paraId="03EC8FB1" w14:textId="140AB0FA" w:rsidR="00D50A62" w:rsidRPr="00613970" w:rsidRDefault="00D50A62" w:rsidP="00D50A62">
            <w:pPr>
              <w:pStyle w:val="szdtblzattrzs"/>
              <w:jc w:val="center"/>
            </w:pPr>
            <w:r w:rsidRPr="00D50A62">
              <w:rPr>
                <w:b/>
                <w:i w:val="0"/>
              </w:rPr>
              <w:t>def delete(self)</w:t>
            </w:r>
          </w:p>
        </w:tc>
      </w:tr>
      <w:tr w:rsidR="00D50A62" w14:paraId="4910F8F3" w14:textId="77777777" w:rsidTr="00D50A62">
        <w:tc>
          <w:tcPr>
            <w:tcW w:w="2263" w:type="dxa"/>
          </w:tcPr>
          <w:p w14:paraId="581E7D9B" w14:textId="3BF16CAE" w:rsidR="00D50A62" w:rsidRPr="00613970" w:rsidRDefault="00D50A62" w:rsidP="00613970">
            <w:pPr>
              <w:pStyle w:val="szdtblzattrzs"/>
            </w:pPr>
            <w:r>
              <w:t>Leírás</w:t>
            </w:r>
          </w:p>
        </w:tc>
        <w:tc>
          <w:tcPr>
            <w:tcW w:w="6513" w:type="dxa"/>
          </w:tcPr>
          <w:p w14:paraId="24C58877" w14:textId="6167D826" w:rsidR="00D50A62" w:rsidRPr="00613970" w:rsidRDefault="00D50A62" w:rsidP="00613970">
            <w:pPr>
              <w:pStyle w:val="szdtblzattrzs"/>
            </w:pPr>
            <w:r w:rsidRPr="00D50A62">
              <w:t>Ez az eljárás kitörli az elemet az adatbázisból. Az objektum konstruktora nem hívódik meg automatikusan ebből.</w:t>
            </w:r>
          </w:p>
        </w:tc>
      </w:tr>
      <w:tr w:rsidR="00D50A62" w14:paraId="1EC67848" w14:textId="77777777" w:rsidTr="00D50A62">
        <w:tc>
          <w:tcPr>
            <w:tcW w:w="2263" w:type="dxa"/>
          </w:tcPr>
          <w:p w14:paraId="4B88CD70" w14:textId="14932560" w:rsidR="00D50A62" w:rsidRPr="00613970" w:rsidRDefault="00D50A62" w:rsidP="00613970">
            <w:pPr>
              <w:pStyle w:val="szdtblzattrzs"/>
            </w:pPr>
            <w:r>
              <w:t>Bemeneti paraméterek</w:t>
            </w:r>
          </w:p>
        </w:tc>
        <w:tc>
          <w:tcPr>
            <w:tcW w:w="6513" w:type="dxa"/>
          </w:tcPr>
          <w:p w14:paraId="5A3E300E" w14:textId="67DC1E2B" w:rsidR="00D50A62" w:rsidRPr="00613970" w:rsidRDefault="00D50A62" w:rsidP="00613970">
            <w:pPr>
              <w:pStyle w:val="szdtblzattrzs"/>
            </w:pPr>
            <w:r>
              <w:t>-</w:t>
            </w:r>
          </w:p>
        </w:tc>
      </w:tr>
      <w:tr w:rsidR="00D50A62" w14:paraId="0F9A12C1" w14:textId="77777777" w:rsidTr="00D50A62">
        <w:tc>
          <w:tcPr>
            <w:tcW w:w="2263" w:type="dxa"/>
          </w:tcPr>
          <w:p w14:paraId="3EA29C05" w14:textId="0B802B72" w:rsidR="00D50A62" w:rsidRPr="00613970" w:rsidRDefault="00D50A62" w:rsidP="00613970">
            <w:pPr>
              <w:pStyle w:val="szdtblzattrzs"/>
            </w:pPr>
            <w:r>
              <w:t>Kimeneti paraméterek</w:t>
            </w:r>
          </w:p>
        </w:tc>
        <w:tc>
          <w:tcPr>
            <w:tcW w:w="6513" w:type="dxa"/>
          </w:tcPr>
          <w:p w14:paraId="7F483159" w14:textId="0CD81D9C" w:rsidR="00D50A62" w:rsidRPr="00613970" w:rsidRDefault="00D50A62" w:rsidP="00613970">
            <w:pPr>
              <w:pStyle w:val="szdtblzattrzs"/>
            </w:pPr>
            <w:r w:rsidRPr="00D50A62">
              <w:t>success:&lt;boolean&gt;</w:t>
            </w:r>
          </w:p>
        </w:tc>
      </w:tr>
    </w:tbl>
    <w:p w14:paraId="37B3F1B3" w14:textId="77777777" w:rsidR="00676360" w:rsidRDefault="00676360">
      <w:r>
        <w:rPr>
          <w:i/>
        </w:rPr>
        <w:br w:type="page"/>
      </w:r>
    </w:p>
    <w:tbl>
      <w:tblPr>
        <w:tblStyle w:val="Rcsostblzat"/>
        <w:tblW w:w="0" w:type="auto"/>
        <w:tblLook w:val="04A0" w:firstRow="1" w:lastRow="0" w:firstColumn="1" w:lastColumn="0" w:noHBand="0" w:noVBand="1"/>
      </w:tblPr>
      <w:tblGrid>
        <w:gridCol w:w="2263"/>
        <w:gridCol w:w="6513"/>
      </w:tblGrid>
      <w:tr w:rsidR="00D50A62" w14:paraId="31D837FB" w14:textId="77777777" w:rsidTr="00B447E6">
        <w:tc>
          <w:tcPr>
            <w:tcW w:w="8776" w:type="dxa"/>
            <w:gridSpan w:val="2"/>
            <w:shd w:val="clear" w:color="auto" w:fill="D9D9D9" w:themeFill="background1" w:themeFillShade="D9"/>
          </w:tcPr>
          <w:p w14:paraId="44D81CDE" w14:textId="3E32A36A" w:rsidR="00D50A62" w:rsidRPr="00D50A62" w:rsidRDefault="00D50A62" w:rsidP="00D50A62">
            <w:pPr>
              <w:pStyle w:val="szdtblzattrzs"/>
              <w:jc w:val="center"/>
            </w:pPr>
            <w:r w:rsidRPr="00D50A62">
              <w:rPr>
                <w:b/>
                <w:i w:val="0"/>
              </w:rPr>
              <w:lastRenderedPageBreak/>
              <w:t>def add_purchase_opportunity(self, vendorCode, priceUnit, price, unit, code, link)</w:t>
            </w:r>
          </w:p>
        </w:tc>
      </w:tr>
      <w:tr w:rsidR="00D50A62" w14:paraId="5FBB9E96" w14:textId="77777777" w:rsidTr="00D50A62">
        <w:tc>
          <w:tcPr>
            <w:tcW w:w="2263" w:type="dxa"/>
          </w:tcPr>
          <w:p w14:paraId="4CBE5CF9" w14:textId="352F5C24" w:rsidR="00D50A62" w:rsidRDefault="00D50A62" w:rsidP="00D50A62">
            <w:pPr>
              <w:pStyle w:val="szdtblzattrzs"/>
            </w:pPr>
            <w:r>
              <w:t>Leírás</w:t>
            </w:r>
          </w:p>
        </w:tc>
        <w:tc>
          <w:tcPr>
            <w:tcW w:w="6513" w:type="dxa"/>
          </w:tcPr>
          <w:p w14:paraId="3E01A249" w14:textId="601BB70C" w:rsidR="00D50A62" w:rsidRPr="00D50A62" w:rsidRDefault="00D50A62" w:rsidP="00D50A62">
            <w:pPr>
              <w:pStyle w:val="szdtblzattrzs"/>
            </w:pPr>
            <w:r w:rsidRPr="00D50A62">
              <w:t>Hozzáad az elemhez egy beszerzési lehetőséget az adatbázisban.</w:t>
            </w:r>
          </w:p>
        </w:tc>
      </w:tr>
      <w:tr w:rsidR="00D50A62" w14:paraId="168C8E62" w14:textId="77777777" w:rsidTr="00D50A62">
        <w:tc>
          <w:tcPr>
            <w:tcW w:w="2263" w:type="dxa"/>
          </w:tcPr>
          <w:p w14:paraId="171F31C9" w14:textId="785BA469" w:rsidR="00D50A62" w:rsidRDefault="00D50A62" w:rsidP="00D50A62">
            <w:pPr>
              <w:pStyle w:val="szdtblzattrzs"/>
            </w:pPr>
            <w:r>
              <w:t>Bemeneti paraméterek</w:t>
            </w:r>
          </w:p>
        </w:tc>
        <w:tc>
          <w:tcPr>
            <w:tcW w:w="6513" w:type="dxa"/>
          </w:tcPr>
          <w:p w14:paraId="454B6D6F" w14:textId="3120FB5F" w:rsidR="00D50A62" w:rsidRDefault="0069245D" w:rsidP="00D50A62">
            <w:pPr>
              <w:pStyle w:val="szdtblzattrzs"/>
            </w:pPr>
            <w:r>
              <w:t>vendorCode</w:t>
            </w:r>
            <w:r w:rsidR="00D50A62">
              <w:t>:&lt;str&gt;</w:t>
            </w:r>
          </w:p>
          <w:p w14:paraId="79B22259" w14:textId="2DDC39FD" w:rsidR="00D50A62" w:rsidRDefault="00D50A62" w:rsidP="00D50A62">
            <w:pPr>
              <w:pStyle w:val="szdtblzattrzs"/>
            </w:pPr>
            <w:r>
              <w:t>p</w:t>
            </w:r>
            <w:r w:rsidR="0069245D">
              <w:t>riceUnit</w:t>
            </w:r>
            <w:r>
              <w:t>:&lt;int&gt; - az adatbázisban tárolt értékek közüli ID</w:t>
            </w:r>
          </w:p>
          <w:p w14:paraId="41DCA72B" w14:textId="1E4E60FE" w:rsidR="00D50A62" w:rsidRDefault="0069245D" w:rsidP="00D50A62">
            <w:pPr>
              <w:pStyle w:val="szdtblzattrzs"/>
            </w:pPr>
            <w:r>
              <w:t>price</w:t>
            </w:r>
            <w:r w:rsidR="00D50A62">
              <w:t>:&lt;int&gt;</w:t>
            </w:r>
          </w:p>
          <w:p w14:paraId="4905F9C2" w14:textId="7C01D3C4" w:rsidR="00D50A62" w:rsidRDefault="0069245D" w:rsidP="00D50A62">
            <w:pPr>
              <w:pStyle w:val="szdtblzattrzs"/>
            </w:pPr>
            <w:r>
              <w:t>unit</w:t>
            </w:r>
            <w:r w:rsidR="00D50A62">
              <w:t>:&lt;str&gt;</w:t>
            </w:r>
          </w:p>
          <w:p w14:paraId="054B58DA" w14:textId="3351299B" w:rsidR="00D50A62" w:rsidRDefault="0069245D" w:rsidP="00D50A62">
            <w:pPr>
              <w:pStyle w:val="szdtblzattrzs"/>
            </w:pPr>
            <w:r>
              <w:t>code</w:t>
            </w:r>
            <w:r w:rsidR="00D50A62">
              <w:t>:&lt;str&gt;</w:t>
            </w:r>
          </w:p>
          <w:p w14:paraId="22C5BA66" w14:textId="15D472E9" w:rsidR="00D50A62" w:rsidRPr="00D50A62" w:rsidRDefault="00D50A62" w:rsidP="00D50A62">
            <w:pPr>
              <w:pStyle w:val="szdtblzattrzs"/>
            </w:pPr>
            <w:r>
              <w:t>link:&lt;str&gt;</w:t>
            </w:r>
          </w:p>
        </w:tc>
      </w:tr>
      <w:tr w:rsidR="00D50A62" w14:paraId="4DD102D7" w14:textId="77777777" w:rsidTr="00D50A62">
        <w:tc>
          <w:tcPr>
            <w:tcW w:w="2263" w:type="dxa"/>
          </w:tcPr>
          <w:p w14:paraId="69C5A3D9" w14:textId="3D25C760" w:rsidR="00D50A62" w:rsidRDefault="00D50A62" w:rsidP="00D50A62">
            <w:pPr>
              <w:pStyle w:val="szdtblzattrzs"/>
            </w:pPr>
            <w:r>
              <w:t>Kimeneti paraméterek</w:t>
            </w:r>
          </w:p>
        </w:tc>
        <w:tc>
          <w:tcPr>
            <w:tcW w:w="6513" w:type="dxa"/>
          </w:tcPr>
          <w:p w14:paraId="5E2BB524" w14:textId="45E029EA" w:rsidR="00D50A62" w:rsidRPr="00D50A62" w:rsidRDefault="0069245D" w:rsidP="00D50A62">
            <w:pPr>
              <w:pStyle w:val="szdtblzattrzs"/>
            </w:pPr>
            <w:r w:rsidRPr="0069245D">
              <w:t>success:&lt;boolean&gt;</w:t>
            </w:r>
          </w:p>
        </w:tc>
      </w:tr>
      <w:tr w:rsidR="00970E39" w14:paraId="0817A6EB" w14:textId="77777777" w:rsidTr="00B447E6">
        <w:tc>
          <w:tcPr>
            <w:tcW w:w="8776" w:type="dxa"/>
            <w:gridSpan w:val="2"/>
            <w:shd w:val="clear" w:color="auto" w:fill="D9D9D9" w:themeFill="background1" w:themeFillShade="D9"/>
          </w:tcPr>
          <w:p w14:paraId="3C4D99F2" w14:textId="2B4F7A4A" w:rsidR="00970E39" w:rsidRPr="00D50A62" w:rsidRDefault="00970E39" w:rsidP="00970E39">
            <w:pPr>
              <w:pStyle w:val="szdtblzattrzs"/>
              <w:jc w:val="center"/>
            </w:pPr>
            <w:r w:rsidRPr="00970E39">
              <w:rPr>
                <w:b/>
                <w:i w:val="0"/>
              </w:rPr>
              <w:t>def add_consist_element(self, childID, pieces)</w:t>
            </w:r>
          </w:p>
        </w:tc>
      </w:tr>
      <w:tr w:rsidR="00D50A62" w14:paraId="13A2E277" w14:textId="77777777" w:rsidTr="00D50A62">
        <w:tc>
          <w:tcPr>
            <w:tcW w:w="2263" w:type="dxa"/>
          </w:tcPr>
          <w:p w14:paraId="5A440155" w14:textId="75096E45" w:rsidR="00D50A62" w:rsidRDefault="00970E39" w:rsidP="00D50A62">
            <w:pPr>
              <w:pStyle w:val="szdtblzattrzs"/>
            </w:pPr>
            <w:r>
              <w:t>Leírás</w:t>
            </w:r>
          </w:p>
        </w:tc>
        <w:tc>
          <w:tcPr>
            <w:tcW w:w="6513" w:type="dxa"/>
          </w:tcPr>
          <w:p w14:paraId="7DF3F8F6" w14:textId="3C92AAA5" w:rsidR="00D50A62" w:rsidRPr="00D50A62" w:rsidRDefault="00970E39" w:rsidP="00D50A62">
            <w:pPr>
              <w:pStyle w:val="szdtblzattrzs"/>
            </w:pPr>
            <w:r w:rsidRPr="00970E39">
              <w:t>Egy elem hozzárendelése az adott objektumhoz. Ezzel a hierarchiában alá-fölé rendeltségi viszonyban lesznek.</w:t>
            </w:r>
          </w:p>
        </w:tc>
      </w:tr>
      <w:tr w:rsidR="00D50A62" w14:paraId="717CB3F4" w14:textId="77777777" w:rsidTr="00D50A62">
        <w:tc>
          <w:tcPr>
            <w:tcW w:w="2263" w:type="dxa"/>
          </w:tcPr>
          <w:p w14:paraId="7E8833E5" w14:textId="5FF39C42" w:rsidR="00D50A62" w:rsidRDefault="00970E39" w:rsidP="00D50A62">
            <w:pPr>
              <w:pStyle w:val="szdtblzattrzs"/>
            </w:pPr>
            <w:r>
              <w:t>Bemeneti paraméterek</w:t>
            </w:r>
          </w:p>
        </w:tc>
        <w:tc>
          <w:tcPr>
            <w:tcW w:w="6513" w:type="dxa"/>
          </w:tcPr>
          <w:p w14:paraId="3C72A2D0" w14:textId="2AAB830D" w:rsidR="00970E39" w:rsidRDefault="00970E39" w:rsidP="00970E39">
            <w:pPr>
              <w:pStyle w:val="szdtblzattrzs"/>
            </w:pPr>
            <w:r>
              <w:t>childID:&lt;int&gt; - a hozzáadandó elem ID-je</w:t>
            </w:r>
          </w:p>
          <w:p w14:paraId="4A3BC18A" w14:textId="74E3BE50" w:rsidR="00D50A62" w:rsidRPr="00D50A62" w:rsidRDefault="00970E39" w:rsidP="00970E39">
            <w:pPr>
              <w:pStyle w:val="szdtblzattrzs"/>
            </w:pPr>
            <w:r>
              <w:t>pieces:&lt;int&gt; - hozzáadandó darabszám</w:t>
            </w:r>
          </w:p>
        </w:tc>
      </w:tr>
      <w:tr w:rsidR="00D50A62" w14:paraId="67A27137" w14:textId="77777777" w:rsidTr="00D50A62">
        <w:tc>
          <w:tcPr>
            <w:tcW w:w="2263" w:type="dxa"/>
          </w:tcPr>
          <w:p w14:paraId="275E64C3" w14:textId="6AD4410B" w:rsidR="00D50A62" w:rsidRDefault="00970E39" w:rsidP="00D50A62">
            <w:pPr>
              <w:pStyle w:val="szdtblzattrzs"/>
            </w:pPr>
            <w:r>
              <w:t>Kimeneti paraméterek</w:t>
            </w:r>
          </w:p>
        </w:tc>
        <w:tc>
          <w:tcPr>
            <w:tcW w:w="6513" w:type="dxa"/>
          </w:tcPr>
          <w:p w14:paraId="6B4C4290" w14:textId="3266BE9E" w:rsidR="00D50A62" w:rsidRPr="00D50A62" w:rsidRDefault="00970E39" w:rsidP="00D50A62">
            <w:pPr>
              <w:pStyle w:val="szdtblzattrzs"/>
            </w:pPr>
            <w:r w:rsidRPr="00970E39">
              <w:t>success:&lt;boolean&gt;</w:t>
            </w:r>
          </w:p>
        </w:tc>
      </w:tr>
      <w:tr w:rsidR="00CA799E" w14:paraId="7D0AA4C9" w14:textId="77777777" w:rsidTr="00B447E6">
        <w:tc>
          <w:tcPr>
            <w:tcW w:w="8776" w:type="dxa"/>
            <w:gridSpan w:val="2"/>
            <w:shd w:val="clear" w:color="auto" w:fill="D9D9D9" w:themeFill="background1" w:themeFillShade="D9"/>
          </w:tcPr>
          <w:p w14:paraId="7638D32F" w14:textId="6D9C239C" w:rsidR="00CA799E" w:rsidRPr="00D50A62" w:rsidRDefault="00CA799E" w:rsidP="00CA799E">
            <w:pPr>
              <w:pStyle w:val="szdtblzattrzs"/>
              <w:jc w:val="center"/>
            </w:pPr>
            <w:r w:rsidRPr="00CA799E">
              <w:rPr>
                <w:b/>
                <w:i w:val="0"/>
              </w:rPr>
              <w:t>def modify_consist_element(self, childID, pieces)</w:t>
            </w:r>
          </w:p>
        </w:tc>
      </w:tr>
      <w:tr w:rsidR="00D50A62" w14:paraId="50774126" w14:textId="77777777" w:rsidTr="00D50A62">
        <w:tc>
          <w:tcPr>
            <w:tcW w:w="2263" w:type="dxa"/>
          </w:tcPr>
          <w:p w14:paraId="03D01441" w14:textId="18374503" w:rsidR="00D50A62" w:rsidRDefault="00CA799E" w:rsidP="00D50A62">
            <w:pPr>
              <w:pStyle w:val="szdtblzattrzs"/>
            </w:pPr>
            <w:r>
              <w:t>Leírás</w:t>
            </w:r>
          </w:p>
        </w:tc>
        <w:tc>
          <w:tcPr>
            <w:tcW w:w="6513" w:type="dxa"/>
          </w:tcPr>
          <w:p w14:paraId="60A5B756" w14:textId="68201FB9" w:rsidR="00D50A62" w:rsidRPr="00D50A62" w:rsidRDefault="00CA799E" w:rsidP="00D50A62">
            <w:pPr>
              <w:pStyle w:val="szdtblzattrzs"/>
            </w:pPr>
            <w:r w:rsidRPr="00CA799E">
              <w:t>Egy korábban már hozzáadott elem darabszámának módosítása a hierarchia fában.</w:t>
            </w:r>
          </w:p>
        </w:tc>
      </w:tr>
      <w:tr w:rsidR="00D50A62" w14:paraId="1485EC21" w14:textId="77777777" w:rsidTr="00D50A62">
        <w:tc>
          <w:tcPr>
            <w:tcW w:w="2263" w:type="dxa"/>
          </w:tcPr>
          <w:p w14:paraId="50B2A48B" w14:textId="6233A992" w:rsidR="00D50A62" w:rsidRDefault="00CA799E" w:rsidP="00D50A62">
            <w:pPr>
              <w:pStyle w:val="szdtblzattrzs"/>
            </w:pPr>
            <w:r>
              <w:t>Bemeneti paraméterek</w:t>
            </w:r>
          </w:p>
        </w:tc>
        <w:tc>
          <w:tcPr>
            <w:tcW w:w="6513" w:type="dxa"/>
          </w:tcPr>
          <w:p w14:paraId="007DFE94" w14:textId="3B881EA7" w:rsidR="00CA799E" w:rsidRDefault="00CA799E" w:rsidP="00CA799E">
            <w:pPr>
              <w:pStyle w:val="szdtblzattrzs"/>
            </w:pPr>
            <w:r>
              <w:t>childID:&lt;int&gt; - a módosítandó elem ID-je</w:t>
            </w:r>
          </w:p>
          <w:p w14:paraId="705F567D" w14:textId="071E96B4" w:rsidR="00D50A62" w:rsidRPr="00D50A62" w:rsidRDefault="00CA799E" w:rsidP="00CA799E">
            <w:pPr>
              <w:pStyle w:val="szdtblzattrzs"/>
            </w:pPr>
            <w:r>
              <w:t>pieces:&lt;int&gt; - darabszám</w:t>
            </w:r>
          </w:p>
        </w:tc>
      </w:tr>
      <w:tr w:rsidR="00D50A62" w14:paraId="41AFF758" w14:textId="77777777" w:rsidTr="00D50A62">
        <w:tc>
          <w:tcPr>
            <w:tcW w:w="2263" w:type="dxa"/>
          </w:tcPr>
          <w:p w14:paraId="1CD2C936" w14:textId="233D1AE4" w:rsidR="00D50A62" w:rsidRDefault="00CA799E" w:rsidP="00D50A62">
            <w:pPr>
              <w:pStyle w:val="szdtblzattrzs"/>
            </w:pPr>
            <w:r>
              <w:t>Kimeneti paraméterek</w:t>
            </w:r>
          </w:p>
        </w:tc>
        <w:tc>
          <w:tcPr>
            <w:tcW w:w="6513" w:type="dxa"/>
          </w:tcPr>
          <w:p w14:paraId="5D7DE466" w14:textId="4E5EBD09" w:rsidR="00D50A62" w:rsidRPr="00D50A62" w:rsidRDefault="00CA799E" w:rsidP="00D50A62">
            <w:pPr>
              <w:pStyle w:val="szdtblzattrzs"/>
            </w:pPr>
            <w:r w:rsidRPr="00CA799E">
              <w:t>success:&lt;boolean&gt;</w:t>
            </w:r>
          </w:p>
        </w:tc>
      </w:tr>
      <w:tr w:rsidR="00331D53" w14:paraId="0D9F4473" w14:textId="77777777" w:rsidTr="00B447E6">
        <w:tc>
          <w:tcPr>
            <w:tcW w:w="8776" w:type="dxa"/>
            <w:gridSpan w:val="2"/>
            <w:shd w:val="clear" w:color="auto" w:fill="D9D9D9" w:themeFill="background1" w:themeFillShade="D9"/>
          </w:tcPr>
          <w:p w14:paraId="7C380EDE" w14:textId="5B732CB1" w:rsidR="00331D53" w:rsidRPr="00331D53" w:rsidRDefault="00331D53" w:rsidP="00331D53">
            <w:pPr>
              <w:pStyle w:val="szdtblzattrzs"/>
              <w:jc w:val="center"/>
              <w:rPr>
                <w:b/>
                <w:i w:val="0"/>
              </w:rPr>
            </w:pPr>
            <w:r w:rsidRPr="00331D53">
              <w:rPr>
                <w:b/>
                <w:i w:val="0"/>
              </w:rPr>
              <w:t>def delete_consist_element(self, childID)</w:t>
            </w:r>
          </w:p>
        </w:tc>
      </w:tr>
      <w:tr w:rsidR="00D50A62" w14:paraId="0B59E3AC" w14:textId="77777777" w:rsidTr="00D50A62">
        <w:tc>
          <w:tcPr>
            <w:tcW w:w="2263" w:type="dxa"/>
          </w:tcPr>
          <w:p w14:paraId="58D0A53B" w14:textId="02794C0C" w:rsidR="00D50A62" w:rsidRDefault="00331D53" w:rsidP="00D50A62">
            <w:pPr>
              <w:pStyle w:val="szdtblzattrzs"/>
            </w:pPr>
            <w:r>
              <w:t>Leírás</w:t>
            </w:r>
          </w:p>
        </w:tc>
        <w:tc>
          <w:tcPr>
            <w:tcW w:w="6513" w:type="dxa"/>
          </w:tcPr>
          <w:p w14:paraId="575FA56B" w14:textId="19E51275" w:rsidR="00D50A62" w:rsidRPr="00D50A62" w:rsidRDefault="00331D53" w:rsidP="00D50A62">
            <w:pPr>
              <w:pStyle w:val="szdtblzattrzs"/>
            </w:pPr>
            <w:r w:rsidRPr="00331D53">
              <w:t>Egy korábban már hozzáadott elem törlése a listából, így kikerül az alá-fölé rendeltségi hierarchiából.</w:t>
            </w:r>
          </w:p>
        </w:tc>
      </w:tr>
      <w:tr w:rsidR="00D50A62" w14:paraId="2FC84793" w14:textId="77777777" w:rsidTr="00D50A62">
        <w:tc>
          <w:tcPr>
            <w:tcW w:w="2263" w:type="dxa"/>
          </w:tcPr>
          <w:p w14:paraId="01D54959" w14:textId="74D249FB" w:rsidR="00D50A62" w:rsidRDefault="00331D53" w:rsidP="00D50A62">
            <w:pPr>
              <w:pStyle w:val="szdtblzattrzs"/>
            </w:pPr>
            <w:r>
              <w:t>Bemeneti paraméterek</w:t>
            </w:r>
          </w:p>
        </w:tc>
        <w:tc>
          <w:tcPr>
            <w:tcW w:w="6513" w:type="dxa"/>
          </w:tcPr>
          <w:p w14:paraId="6E6B91E1" w14:textId="46BF4F3C" w:rsidR="00D50A62" w:rsidRPr="00D50A62" w:rsidRDefault="00331D53" w:rsidP="00D50A62">
            <w:pPr>
              <w:pStyle w:val="szdtblzattrzs"/>
            </w:pPr>
            <w:r w:rsidRPr="00331D53">
              <w:t>childID:&lt;int&gt; -</w:t>
            </w:r>
            <w:r>
              <w:t xml:space="preserve"> </w:t>
            </w:r>
            <w:r w:rsidRPr="00331D53">
              <w:t>a törlendő elem ID-je</w:t>
            </w:r>
          </w:p>
        </w:tc>
      </w:tr>
      <w:tr w:rsidR="00D50A62" w14:paraId="271F16F3" w14:textId="77777777" w:rsidTr="00D50A62">
        <w:tc>
          <w:tcPr>
            <w:tcW w:w="2263" w:type="dxa"/>
          </w:tcPr>
          <w:p w14:paraId="042CA943" w14:textId="26DD47C6" w:rsidR="00D50A62" w:rsidRDefault="00331D53" w:rsidP="00D50A62">
            <w:pPr>
              <w:pStyle w:val="szdtblzattrzs"/>
            </w:pPr>
            <w:r>
              <w:t>Kimeneti paraméterek</w:t>
            </w:r>
          </w:p>
        </w:tc>
        <w:tc>
          <w:tcPr>
            <w:tcW w:w="6513" w:type="dxa"/>
          </w:tcPr>
          <w:p w14:paraId="40661421" w14:textId="730927B0" w:rsidR="00D50A62" w:rsidRPr="00D50A62" w:rsidRDefault="00331D53" w:rsidP="00D50A62">
            <w:pPr>
              <w:pStyle w:val="szdtblzattrzs"/>
            </w:pPr>
            <w:r w:rsidRPr="00331D53">
              <w:t>success:&lt;boolean&gt;</w:t>
            </w:r>
          </w:p>
        </w:tc>
      </w:tr>
      <w:tr w:rsidR="00331D53" w14:paraId="58C82062" w14:textId="77777777" w:rsidTr="00B447E6">
        <w:tc>
          <w:tcPr>
            <w:tcW w:w="8776" w:type="dxa"/>
            <w:gridSpan w:val="2"/>
            <w:shd w:val="clear" w:color="auto" w:fill="D9D9D9" w:themeFill="background1" w:themeFillShade="D9"/>
          </w:tcPr>
          <w:p w14:paraId="4A3E72D5" w14:textId="676EB706" w:rsidR="00331D53" w:rsidRPr="00D50A62" w:rsidRDefault="00331D53" w:rsidP="00331D53">
            <w:pPr>
              <w:pStyle w:val="szdtblzattrzs"/>
              <w:jc w:val="center"/>
            </w:pPr>
            <w:r w:rsidRPr="00331D53">
              <w:rPr>
                <w:b/>
                <w:i w:val="0"/>
              </w:rPr>
              <w:t>def delete_purchase_opportunity(self, orderCode)</w:t>
            </w:r>
          </w:p>
        </w:tc>
      </w:tr>
      <w:tr w:rsidR="00D50A62" w14:paraId="62550C72" w14:textId="77777777" w:rsidTr="00D50A62">
        <w:tc>
          <w:tcPr>
            <w:tcW w:w="2263" w:type="dxa"/>
          </w:tcPr>
          <w:p w14:paraId="751BDF8B" w14:textId="240E8DF4" w:rsidR="00D50A62" w:rsidRDefault="00331D53" w:rsidP="00D50A62">
            <w:pPr>
              <w:pStyle w:val="szdtblzattrzs"/>
            </w:pPr>
            <w:r>
              <w:t>Leírás</w:t>
            </w:r>
          </w:p>
        </w:tc>
        <w:tc>
          <w:tcPr>
            <w:tcW w:w="6513" w:type="dxa"/>
          </w:tcPr>
          <w:p w14:paraId="495BD05B" w14:textId="752B36CB" w:rsidR="00D50A62" w:rsidRPr="00D50A62" w:rsidRDefault="00331D53" w:rsidP="00D50A62">
            <w:pPr>
              <w:pStyle w:val="szdtblzattrzs"/>
            </w:pPr>
            <w:r w:rsidRPr="00331D53">
              <w:t>Egy korábban már hozzáadott beszerzési lehetőség törlése az adatbázisból.</w:t>
            </w:r>
          </w:p>
        </w:tc>
      </w:tr>
      <w:tr w:rsidR="00D50A62" w14:paraId="41C6A663" w14:textId="77777777" w:rsidTr="00D50A62">
        <w:tc>
          <w:tcPr>
            <w:tcW w:w="2263" w:type="dxa"/>
          </w:tcPr>
          <w:p w14:paraId="09B24AF4" w14:textId="640C24AA" w:rsidR="00D50A62" w:rsidRDefault="00331D53" w:rsidP="00D50A62">
            <w:pPr>
              <w:pStyle w:val="szdtblzattrzs"/>
            </w:pPr>
            <w:r>
              <w:t>Bemeneti paraméterek</w:t>
            </w:r>
          </w:p>
        </w:tc>
        <w:tc>
          <w:tcPr>
            <w:tcW w:w="6513" w:type="dxa"/>
          </w:tcPr>
          <w:p w14:paraId="17F23421" w14:textId="08DE9EDC" w:rsidR="00D50A62" w:rsidRPr="00D50A62" w:rsidRDefault="00331D53" w:rsidP="00D50A62">
            <w:pPr>
              <w:pStyle w:val="szdtblzattrzs"/>
            </w:pPr>
            <w:r w:rsidRPr="00331D53">
              <w:t>orderCode:&lt;int&gt; -&gt; a törlendő elem ID-je</w:t>
            </w:r>
          </w:p>
        </w:tc>
      </w:tr>
      <w:tr w:rsidR="00D50A62" w14:paraId="4D75E7F3" w14:textId="77777777" w:rsidTr="00D50A62">
        <w:tc>
          <w:tcPr>
            <w:tcW w:w="2263" w:type="dxa"/>
          </w:tcPr>
          <w:p w14:paraId="1498D145" w14:textId="102D7BE4" w:rsidR="00D50A62" w:rsidRDefault="00331D53" w:rsidP="00D50A62">
            <w:pPr>
              <w:pStyle w:val="szdtblzattrzs"/>
            </w:pPr>
            <w:r>
              <w:t>Kimeneti paraméterek</w:t>
            </w:r>
          </w:p>
        </w:tc>
        <w:tc>
          <w:tcPr>
            <w:tcW w:w="6513" w:type="dxa"/>
          </w:tcPr>
          <w:p w14:paraId="45A10627" w14:textId="6A0EC77C" w:rsidR="00D50A62" w:rsidRPr="00D50A62" w:rsidRDefault="00331D53" w:rsidP="00D50A62">
            <w:pPr>
              <w:pStyle w:val="szdtblzattrzs"/>
            </w:pPr>
            <w:r w:rsidRPr="00331D53">
              <w:t>success:&lt;boolean&gt;</w:t>
            </w:r>
          </w:p>
        </w:tc>
      </w:tr>
      <w:tr w:rsidR="00331D53" w14:paraId="61B199EE" w14:textId="77777777" w:rsidTr="00B447E6">
        <w:tc>
          <w:tcPr>
            <w:tcW w:w="8776" w:type="dxa"/>
            <w:gridSpan w:val="2"/>
            <w:shd w:val="clear" w:color="auto" w:fill="D9D9D9" w:themeFill="background1" w:themeFillShade="D9"/>
          </w:tcPr>
          <w:p w14:paraId="3A8A2B72" w14:textId="250CBB05" w:rsidR="00331D53" w:rsidRPr="00D50A62" w:rsidRDefault="00331D53" w:rsidP="00331D53">
            <w:pPr>
              <w:pStyle w:val="szdtblzattrzs"/>
              <w:jc w:val="center"/>
            </w:pPr>
            <w:r w:rsidRPr="00331D53">
              <w:rPr>
                <w:b/>
                <w:i w:val="0"/>
              </w:rPr>
              <w:t>def add_to_inventory(self, qty, description)</w:t>
            </w:r>
          </w:p>
        </w:tc>
      </w:tr>
      <w:tr w:rsidR="00331D53" w14:paraId="70D4010F" w14:textId="77777777" w:rsidTr="00D50A62">
        <w:tc>
          <w:tcPr>
            <w:tcW w:w="2263" w:type="dxa"/>
          </w:tcPr>
          <w:p w14:paraId="0F81459D" w14:textId="59EDE722" w:rsidR="00331D53" w:rsidRDefault="00331D53" w:rsidP="00D50A62">
            <w:pPr>
              <w:pStyle w:val="szdtblzattrzs"/>
            </w:pPr>
            <w:r>
              <w:t>Leírás</w:t>
            </w:r>
          </w:p>
        </w:tc>
        <w:tc>
          <w:tcPr>
            <w:tcW w:w="6513" w:type="dxa"/>
          </w:tcPr>
          <w:p w14:paraId="6D585579" w14:textId="0DC4C5D0" w:rsidR="00331D53" w:rsidRPr="00D50A62" w:rsidRDefault="00331D53" w:rsidP="00D50A62">
            <w:pPr>
              <w:pStyle w:val="szdtblzattrzs"/>
            </w:pPr>
            <w:r w:rsidRPr="00331D53">
              <w:t>Egy beszerzés regisztrálása az adatbázisban. Ezzel a függvénnyel növelhető (vagy akár csökkenthető) a raktárkészlete az adott terméknek.</w:t>
            </w:r>
          </w:p>
        </w:tc>
      </w:tr>
      <w:tr w:rsidR="00331D53" w14:paraId="3190D427" w14:textId="77777777" w:rsidTr="00D50A62">
        <w:tc>
          <w:tcPr>
            <w:tcW w:w="2263" w:type="dxa"/>
          </w:tcPr>
          <w:p w14:paraId="4584D77C" w14:textId="3A2D6F79" w:rsidR="00331D53" w:rsidRDefault="00331D53" w:rsidP="00D50A62">
            <w:pPr>
              <w:pStyle w:val="szdtblzattrzs"/>
            </w:pPr>
            <w:r>
              <w:t>Bemeneti paraméterek</w:t>
            </w:r>
          </w:p>
        </w:tc>
        <w:tc>
          <w:tcPr>
            <w:tcW w:w="6513" w:type="dxa"/>
          </w:tcPr>
          <w:p w14:paraId="4DF74804" w14:textId="58C2FBE8" w:rsidR="00331D53" w:rsidRDefault="00331D53" w:rsidP="00331D53">
            <w:pPr>
              <w:pStyle w:val="szdtblzattrzs"/>
            </w:pPr>
            <w:r>
              <w:t>qty:&lt;int&gt; - a darabszám</w:t>
            </w:r>
          </w:p>
          <w:p w14:paraId="144B8DEF" w14:textId="4B46DF8E" w:rsidR="00331D53" w:rsidRPr="00D50A62" w:rsidRDefault="00331D53" w:rsidP="00331D53">
            <w:pPr>
              <w:pStyle w:val="szdtblzattrzs"/>
            </w:pPr>
            <w:r>
              <w:t>description:&lt;str&gt; - leírás a beszerzéshez (pl számla sorszám)</w:t>
            </w:r>
          </w:p>
        </w:tc>
      </w:tr>
      <w:tr w:rsidR="00331D53" w14:paraId="048B77C2" w14:textId="77777777" w:rsidTr="00D50A62">
        <w:tc>
          <w:tcPr>
            <w:tcW w:w="2263" w:type="dxa"/>
          </w:tcPr>
          <w:p w14:paraId="7247A3F2" w14:textId="0260E893" w:rsidR="00331D53" w:rsidRDefault="00331D53" w:rsidP="00D50A62">
            <w:pPr>
              <w:pStyle w:val="szdtblzattrzs"/>
            </w:pPr>
            <w:r>
              <w:t>Kimeneti paraméterek</w:t>
            </w:r>
          </w:p>
        </w:tc>
        <w:tc>
          <w:tcPr>
            <w:tcW w:w="6513" w:type="dxa"/>
          </w:tcPr>
          <w:p w14:paraId="41696D1B" w14:textId="0D2283AC" w:rsidR="00331D53" w:rsidRPr="00D50A62" w:rsidRDefault="00331D53" w:rsidP="00D50A62">
            <w:pPr>
              <w:pStyle w:val="szdtblzattrzs"/>
            </w:pPr>
            <w:r w:rsidRPr="00331D53">
              <w:t>success:&lt;boolean&gt;</w:t>
            </w:r>
          </w:p>
        </w:tc>
      </w:tr>
    </w:tbl>
    <w:p w14:paraId="3F213929" w14:textId="77777777" w:rsidR="00676360" w:rsidRDefault="00676360">
      <w:r>
        <w:rPr>
          <w:i/>
        </w:rPr>
        <w:br w:type="page"/>
      </w:r>
    </w:p>
    <w:tbl>
      <w:tblPr>
        <w:tblStyle w:val="Rcsostblzat"/>
        <w:tblW w:w="0" w:type="auto"/>
        <w:tblLook w:val="04A0" w:firstRow="1" w:lastRow="0" w:firstColumn="1" w:lastColumn="0" w:noHBand="0" w:noVBand="1"/>
      </w:tblPr>
      <w:tblGrid>
        <w:gridCol w:w="2263"/>
        <w:gridCol w:w="6513"/>
      </w:tblGrid>
      <w:tr w:rsidR="00331D53" w14:paraId="27DF5B0E" w14:textId="77777777" w:rsidTr="00B447E6">
        <w:tc>
          <w:tcPr>
            <w:tcW w:w="8776" w:type="dxa"/>
            <w:gridSpan w:val="2"/>
            <w:shd w:val="clear" w:color="auto" w:fill="D9D9D9" w:themeFill="background1" w:themeFillShade="D9"/>
          </w:tcPr>
          <w:p w14:paraId="4C20F838" w14:textId="0D4C31DA" w:rsidR="00331D53" w:rsidRPr="00D50A62" w:rsidRDefault="00331D53" w:rsidP="00331D53">
            <w:pPr>
              <w:pStyle w:val="szdtblzattrzs"/>
              <w:jc w:val="center"/>
            </w:pPr>
            <w:r w:rsidRPr="00331D53">
              <w:rPr>
                <w:b/>
                <w:i w:val="0"/>
              </w:rPr>
              <w:lastRenderedPageBreak/>
              <w:t>def modify_name(self, new_name)</w:t>
            </w:r>
          </w:p>
        </w:tc>
      </w:tr>
      <w:tr w:rsidR="00331D53" w14:paraId="2F523F70" w14:textId="77777777" w:rsidTr="00D50A62">
        <w:tc>
          <w:tcPr>
            <w:tcW w:w="2263" w:type="dxa"/>
          </w:tcPr>
          <w:p w14:paraId="2BFBFFB3" w14:textId="32783CB6" w:rsidR="00331D53" w:rsidRDefault="00331D53" w:rsidP="00D50A62">
            <w:pPr>
              <w:pStyle w:val="szdtblzattrzs"/>
            </w:pPr>
            <w:r>
              <w:t>Leírás</w:t>
            </w:r>
          </w:p>
        </w:tc>
        <w:tc>
          <w:tcPr>
            <w:tcW w:w="6513" w:type="dxa"/>
          </w:tcPr>
          <w:p w14:paraId="7D8D430D" w14:textId="59F89C65" w:rsidR="00331D53" w:rsidRPr="00D50A62" w:rsidRDefault="00331D53" w:rsidP="00D50A62">
            <w:pPr>
              <w:pStyle w:val="szdtblzattrzs"/>
            </w:pPr>
            <w:r w:rsidRPr="00331D53">
              <w:t>Módosítja az elem nevét az adatbázisban</w:t>
            </w:r>
            <w:r>
              <w:t>.</w:t>
            </w:r>
          </w:p>
        </w:tc>
      </w:tr>
      <w:tr w:rsidR="00331D53" w14:paraId="77567E18" w14:textId="77777777" w:rsidTr="00D50A62">
        <w:tc>
          <w:tcPr>
            <w:tcW w:w="2263" w:type="dxa"/>
          </w:tcPr>
          <w:p w14:paraId="376B62BC" w14:textId="0404C23E" w:rsidR="00331D53" w:rsidRDefault="00331D53" w:rsidP="00D50A62">
            <w:pPr>
              <w:pStyle w:val="szdtblzattrzs"/>
            </w:pPr>
            <w:r>
              <w:t>Bemeneti paraméterek</w:t>
            </w:r>
          </w:p>
        </w:tc>
        <w:tc>
          <w:tcPr>
            <w:tcW w:w="6513" w:type="dxa"/>
          </w:tcPr>
          <w:p w14:paraId="2DB79832" w14:textId="4A024930" w:rsidR="00331D53" w:rsidRPr="00D50A62" w:rsidRDefault="00331D53" w:rsidP="00D50A62">
            <w:pPr>
              <w:pStyle w:val="szdtblzattrzs"/>
            </w:pPr>
            <w:r w:rsidRPr="00331D53">
              <w:t>new_name:&lt;str&gt; - az új név</w:t>
            </w:r>
          </w:p>
        </w:tc>
      </w:tr>
      <w:tr w:rsidR="00331D53" w14:paraId="77C79B4F" w14:textId="77777777" w:rsidTr="00D50A62">
        <w:tc>
          <w:tcPr>
            <w:tcW w:w="2263" w:type="dxa"/>
          </w:tcPr>
          <w:p w14:paraId="73F5D307" w14:textId="3C5031F4" w:rsidR="00331D53" w:rsidRDefault="00331D53" w:rsidP="00D50A62">
            <w:pPr>
              <w:pStyle w:val="szdtblzattrzs"/>
            </w:pPr>
            <w:r>
              <w:t>Kimeneti paraméterek</w:t>
            </w:r>
          </w:p>
        </w:tc>
        <w:tc>
          <w:tcPr>
            <w:tcW w:w="6513" w:type="dxa"/>
          </w:tcPr>
          <w:p w14:paraId="38AD9F5E" w14:textId="3A2574E5" w:rsidR="00331D53" w:rsidRPr="00D50A62" w:rsidRDefault="00331D53" w:rsidP="00D50A62">
            <w:pPr>
              <w:pStyle w:val="szdtblzattrzs"/>
            </w:pPr>
            <w:r w:rsidRPr="00331D53">
              <w:t>success:&lt;boolean&gt;</w:t>
            </w:r>
          </w:p>
        </w:tc>
      </w:tr>
      <w:tr w:rsidR="00331D53" w14:paraId="76027F32" w14:textId="77777777" w:rsidTr="00B447E6">
        <w:tc>
          <w:tcPr>
            <w:tcW w:w="8776" w:type="dxa"/>
            <w:gridSpan w:val="2"/>
            <w:shd w:val="clear" w:color="auto" w:fill="D9D9D9" w:themeFill="background1" w:themeFillShade="D9"/>
          </w:tcPr>
          <w:p w14:paraId="0784356E" w14:textId="3158551D" w:rsidR="00331D53" w:rsidRPr="00D50A62" w:rsidRDefault="00331D53" w:rsidP="00331D53">
            <w:pPr>
              <w:pStyle w:val="szdtblzattrzs"/>
              <w:jc w:val="center"/>
            </w:pPr>
            <w:r w:rsidRPr="00331D53">
              <w:rPr>
                <w:b/>
                <w:i w:val="0"/>
              </w:rPr>
              <w:t>def modify_code(self, new_code)</w:t>
            </w:r>
          </w:p>
        </w:tc>
      </w:tr>
      <w:tr w:rsidR="00331D53" w14:paraId="396564B5" w14:textId="77777777" w:rsidTr="00D50A62">
        <w:tc>
          <w:tcPr>
            <w:tcW w:w="2263" w:type="dxa"/>
          </w:tcPr>
          <w:p w14:paraId="215773C2" w14:textId="241C8BB4" w:rsidR="00331D53" w:rsidRDefault="00331D53" w:rsidP="00D50A62">
            <w:pPr>
              <w:pStyle w:val="szdtblzattrzs"/>
            </w:pPr>
            <w:r>
              <w:t>Leírás</w:t>
            </w:r>
          </w:p>
        </w:tc>
        <w:tc>
          <w:tcPr>
            <w:tcW w:w="6513" w:type="dxa"/>
          </w:tcPr>
          <w:p w14:paraId="33009BCA" w14:textId="30AAA163" w:rsidR="00331D53" w:rsidRPr="00D50A62" w:rsidRDefault="00331D53" w:rsidP="00D50A62">
            <w:pPr>
              <w:pStyle w:val="szdtblzattrzs"/>
            </w:pPr>
            <w:r w:rsidRPr="00331D53">
              <w:t>Módosítja az elem kódját az adatbázisban</w:t>
            </w:r>
            <w:r>
              <w:t>.</w:t>
            </w:r>
          </w:p>
        </w:tc>
      </w:tr>
      <w:tr w:rsidR="00331D53" w14:paraId="79AA22F3" w14:textId="77777777" w:rsidTr="00D50A62">
        <w:tc>
          <w:tcPr>
            <w:tcW w:w="2263" w:type="dxa"/>
          </w:tcPr>
          <w:p w14:paraId="156420F8" w14:textId="16E53754" w:rsidR="00331D53" w:rsidRDefault="00331D53" w:rsidP="00D50A62">
            <w:pPr>
              <w:pStyle w:val="szdtblzattrzs"/>
            </w:pPr>
            <w:r>
              <w:t>Bemeneti paraméterek</w:t>
            </w:r>
          </w:p>
        </w:tc>
        <w:tc>
          <w:tcPr>
            <w:tcW w:w="6513" w:type="dxa"/>
          </w:tcPr>
          <w:p w14:paraId="3D517960" w14:textId="275BAE5F" w:rsidR="00331D53" w:rsidRPr="00D50A62" w:rsidRDefault="00331D53" w:rsidP="00D50A62">
            <w:pPr>
              <w:pStyle w:val="szdtblzattrzs"/>
            </w:pPr>
            <w:r w:rsidRPr="00331D53">
              <w:t>new_code:&lt;str&gt; - az új kód</w:t>
            </w:r>
          </w:p>
        </w:tc>
      </w:tr>
      <w:tr w:rsidR="00331D53" w14:paraId="0A6B330F" w14:textId="77777777" w:rsidTr="00D50A62">
        <w:tc>
          <w:tcPr>
            <w:tcW w:w="2263" w:type="dxa"/>
          </w:tcPr>
          <w:p w14:paraId="3175541A" w14:textId="065C3E9C" w:rsidR="00331D53" w:rsidRDefault="00331D53" w:rsidP="00D50A62">
            <w:pPr>
              <w:pStyle w:val="szdtblzattrzs"/>
            </w:pPr>
            <w:r>
              <w:t>Kimeneti paraméterek</w:t>
            </w:r>
          </w:p>
        </w:tc>
        <w:tc>
          <w:tcPr>
            <w:tcW w:w="6513" w:type="dxa"/>
          </w:tcPr>
          <w:p w14:paraId="7D28344C" w14:textId="4630CD84" w:rsidR="00331D53" w:rsidRPr="00D50A62" w:rsidRDefault="00331D53" w:rsidP="00D50A62">
            <w:pPr>
              <w:pStyle w:val="szdtblzattrzs"/>
            </w:pPr>
            <w:r w:rsidRPr="00331D53">
              <w:t>success:&lt;boolean&gt;</w:t>
            </w:r>
          </w:p>
        </w:tc>
      </w:tr>
    </w:tbl>
    <w:p w14:paraId="25F63280" w14:textId="250989B4" w:rsidR="00D230CC" w:rsidRDefault="00D230CC" w:rsidP="00D230CC">
      <w:pPr>
        <w:pStyle w:val="szdforrskd"/>
        <w:rPr>
          <w:bdr w:val="single" w:sz="4" w:space="0" w:color="auto"/>
        </w:rPr>
      </w:pPr>
    </w:p>
    <w:p w14:paraId="79F490A9" w14:textId="034EE57D" w:rsidR="00A50432" w:rsidRDefault="00A50432" w:rsidP="00A50432">
      <w:pPr>
        <w:pStyle w:val="szdcmsor3"/>
        <w:ind w:left="1020" w:hanging="680"/>
      </w:pPr>
      <w:bookmarkStart w:id="63" w:name="_Toc196410058"/>
      <w:r w:rsidRPr="00A50432">
        <w:t>Vendor osztály</w:t>
      </w:r>
      <w:bookmarkEnd w:id="63"/>
    </w:p>
    <w:p w14:paraId="074915C5" w14:textId="77777777" w:rsidR="00A50432" w:rsidRDefault="00A50432" w:rsidP="00A50432">
      <w:pPr>
        <w:pStyle w:val="szdszveg"/>
      </w:pPr>
      <w:r w:rsidRPr="00A50432">
        <w:t>Egy osztály, amelyik egy létező beszállítót reprezentál.</w:t>
      </w:r>
      <w:r>
        <w:t xml:space="preserve"> Egy elem létrehozásához két lehetőség van:</w:t>
      </w:r>
    </w:p>
    <w:p w14:paraId="19D4E882" w14:textId="77777777" w:rsidR="00A50432" w:rsidRDefault="00A50432" w:rsidP="00A50432">
      <w:pPr>
        <w:pStyle w:val="szdfelsorols"/>
      </w:pPr>
      <w:r>
        <w:t>Üres elem létrehozása a konstruktor kitöltésével</w:t>
      </w:r>
    </w:p>
    <w:p w14:paraId="17E870B6" w14:textId="77777777" w:rsidR="00A50432" w:rsidRDefault="00A50432" w:rsidP="00A50432">
      <w:pPr>
        <w:pStyle w:val="szdfelsorols"/>
      </w:pPr>
      <w:r>
        <w:t>Elem betöltése az adatbázisból a load_parameters_from_database függvénnyel</w:t>
      </w:r>
    </w:p>
    <w:p w14:paraId="4B38B368" w14:textId="59478CF3" w:rsidR="00A50432" w:rsidRDefault="00A50432" w:rsidP="00A50432">
      <w:pPr>
        <w:pStyle w:val="szdfelsorols"/>
        <w:numPr>
          <w:ilvl w:val="0"/>
          <w:numId w:val="0"/>
        </w:numPr>
        <w:ind w:left="1117" w:hanging="357"/>
      </w:pPr>
      <w:r>
        <w:t>Belső változói:</w:t>
      </w:r>
    </w:p>
    <w:p w14:paraId="0EF45BAD" w14:textId="210C33A9" w:rsidR="00A50432" w:rsidRDefault="00A50432" w:rsidP="00A50432">
      <w:pPr>
        <w:pStyle w:val="szdfelsorols"/>
      </w:pPr>
      <w:r>
        <w:t>self.id - Az adatbázisban lévő egyedi azonosító</w:t>
      </w:r>
    </w:p>
    <w:p w14:paraId="4F6DAE6C" w14:textId="3464FBDB" w:rsidR="00A50432" w:rsidRDefault="00A50432" w:rsidP="00A50432">
      <w:pPr>
        <w:pStyle w:val="szdfelsorols"/>
      </w:pPr>
      <w:r>
        <w:t>self.company – A beszállító cégneve</w:t>
      </w:r>
    </w:p>
    <w:p w14:paraId="77AEA4F2" w14:textId="630D7BFA" w:rsidR="00A50432" w:rsidRDefault="00A50432" w:rsidP="00A50432">
      <w:pPr>
        <w:pStyle w:val="szdfelsorols"/>
      </w:pPr>
      <w:r>
        <w:t>self.address – A cég telephelye</w:t>
      </w:r>
    </w:p>
    <w:p w14:paraId="4ADD9C16" w14:textId="77777777" w:rsidR="00A50432" w:rsidRDefault="00A50432" w:rsidP="00A50432">
      <w:pPr>
        <w:pStyle w:val="szdfelsorols"/>
      </w:pPr>
      <w:r>
        <w:t>self.conn - Az adatbáziskapcsolat a táblaműveletekhez</w:t>
      </w:r>
    </w:p>
    <w:p w14:paraId="491B8A8B" w14:textId="6FB1A750" w:rsidR="00676360" w:rsidRDefault="00676360" w:rsidP="00676360">
      <w:pPr>
        <w:pStyle w:val="szdtblzatcm"/>
      </w:pPr>
      <w:r>
        <w:t>7. Táblázat Eljárások és függvények</w:t>
      </w:r>
    </w:p>
    <w:tbl>
      <w:tblPr>
        <w:tblStyle w:val="Rcsostblzat"/>
        <w:tblW w:w="0" w:type="auto"/>
        <w:tblLook w:val="04A0" w:firstRow="1" w:lastRow="0" w:firstColumn="1" w:lastColumn="0" w:noHBand="0" w:noVBand="1"/>
      </w:tblPr>
      <w:tblGrid>
        <w:gridCol w:w="2263"/>
        <w:gridCol w:w="6513"/>
      </w:tblGrid>
      <w:tr w:rsidR="00A50432" w14:paraId="602CBB6C" w14:textId="77777777" w:rsidTr="00676360">
        <w:tc>
          <w:tcPr>
            <w:tcW w:w="8776" w:type="dxa"/>
            <w:gridSpan w:val="2"/>
            <w:shd w:val="clear" w:color="auto" w:fill="D9D9D9" w:themeFill="background1" w:themeFillShade="D9"/>
          </w:tcPr>
          <w:p w14:paraId="38E26440" w14:textId="29851D5D" w:rsidR="00A50432" w:rsidRDefault="00A50432" w:rsidP="00A50432">
            <w:pPr>
              <w:pStyle w:val="szdtblzattrzs"/>
              <w:jc w:val="center"/>
            </w:pPr>
            <w:r w:rsidRPr="00A50432">
              <w:rPr>
                <w:b/>
                <w:i w:val="0"/>
              </w:rPr>
              <w:t>def __init__(self, id, company, address)</w:t>
            </w:r>
          </w:p>
        </w:tc>
      </w:tr>
      <w:tr w:rsidR="00A50432" w14:paraId="0D87A2E5" w14:textId="77777777" w:rsidTr="00A50432">
        <w:tc>
          <w:tcPr>
            <w:tcW w:w="2263" w:type="dxa"/>
          </w:tcPr>
          <w:p w14:paraId="2F1F05B6" w14:textId="52E9FE81" w:rsidR="00A50432" w:rsidRDefault="00A50432" w:rsidP="00A50432">
            <w:pPr>
              <w:pStyle w:val="szdtblzattrzs"/>
            </w:pPr>
            <w:r>
              <w:t>Leírás</w:t>
            </w:r>
          </w:p>
        </w:tc>
        <w:tc>
          <w:tcPr>
            <w:tcW w:w="6513" w:type="dxa"/>
          </w:tcPr>
          <w:p w14:paraId="542AEB09" w14:textId="56BC2432" w:rsidR="00A50432" w:rsidRDefault="00A50432" w:rsidP="00A50432">
            <w:pPr>
              <w:pStyle w:val="szdtblzattrzs"/>
            </w:pPr>
            <w:r>
              <w:t>Az osztály konstriktora. Üres elem létrehozásakor használatos. Itt készül egy új adatbáziskapcsolat ami kizárólag erre az elemre használatos.</w:t>
            </w:r>
          </w:p>
        </w:tc>
      </w:tr>
      <w:tr w:rsidR="00A50432" w14:paraId="23D32392" w14:textId="77777777" w:rsidTr="00A50432">
        <w:tc>
          <w:tcPr>
            <w:tcW w:w="2263" w:type="dxa"/>
          </w:tcPr>
          <w:p w14:paraId="2780F0E0" w14:textId="72802DAF" w:rsidR="00A50432" w:rsidRDefault="00A50432" w:rsidP="00A50432">
            <w:pPr>
              <w:pStyle w:val="szdtblzattrzs"/>
            </w:pPr>
            <w:r>
              <w:t>Bemeneti paraméterek</w:t>
            </w:r>
          </w:p>
        </w:tc>
        <w:tc>
          <w:tcPr>
            <w:tcW w:w="6513" w:type="dxa"/>
          </w:tcPr>
          <w:p w14:paraId="16DF6F26" w14:textId="77777777" w:rsidR="00A50432" w:rsidRDefault="00A50432" w:rsidP="00A50432">
            <w:pPr>
              <w:pStyle w:val="szdtblzattrzs"/>
            </w:pPr>
            <w:r>
              <w:t>id:&lt;int&gt; -&gt; A fájl elérési útja (kötelező mező)</w:t>
            </w:r>
          </w:p>
          <w:p w14:paraId="14B7B510" w14:textId="046AB765" w:rsidR="00A50432" w:rsidRDefault="00A50432" w:rsidP="00A50432">
            <w:pPr>
              <w:pStyle w:val="szdtblzattrzs"/>
            </w:pPr>
            <w:r>
              <w:t>company:&lt;str&gt; &gt; A cég elnevezése (kötelező mező)</w:t>
            </w:r>
          </w:p>
          <w:p w14:paraId="18A5985F" w14:textId="2A7FD067" w:rsidR="00A50432" w:rsidRDefault="00A50432" w:rsidP="00A50432">
            <w:pPr>
              <w:pStyle w:val="szdtblzattrzs"/>
            </w:pPr>
            <w:r>
              <w:t>address:&lt;str&gt; - A cég telephelyének címe (kötelező mező)</w:t>
            </w:r>
          </w:p>
        </w:tc>
      </w:tr>
      <w:tr w:rsidR="00A50432" w14:paraId="0F7B2FBB" w14:textId="77777777" w:rsidTr="00A50432">
        <w:tc>
          <w:tcPr>
            <w:tcW w:w="2263" w:type="dxa"/>
          </w:tcPr>
          <w:p w14:paraId="76084E36" w14:textId="7039A78E" w:rsidR="00A50432" w:rsidRDefault="00A50432" w:rsidP="00A50432">
            <w:pPr>
              <w:pStyle w:val="szdtblzattrzs"/>
            </w:pPr>
            <w:r>
              <w:t>Kimeneti paraméterek</w:t>
            </w:r>
          </w:p>
        </w:tc>
        <w:tc>
          <w:tcPr>
            <w:tcW w:w="6513" w:type="dxa"/>
          </w:tcPr>
          <w:p w14:paraId="37AD53F8" w14:textId="1C7894DF" w:rsidR="00A50432" w:rsidRDefault="00A50432" w:rsidP="00A50432">
            <w:pPr>
              <w:pStyle w:val="szdtblzattrzs"/>
            </w:pPr>
            <w:r w:rsidRPr="00A50432">
              <w:t>Egy objektum az elem reprezentálására</w:t>
            </w:r>
          </w:p>
        </w:tc>
      </w:tr>
      <w:tr w:rsidR="00A50432" w14:paraId="4730D73F" w14:textId="77777777" w:rsidTr="00676360">
        <w:tc>
          <w:tcPr>
            <w:tcW w:w="8776" w:type="dxa"/>
            <w:gridSpan w:val="2"/>
            <w:shd w:val="clear" w:color="auto" w:fill="D9D9D9" w:themeFill="background1" w:themeFillShade="D9"/>
          </w:tcPr>
          <w:p w14:paraId="31272E88" w14:textId="7A1A5AD6" w:rsidR="00A50432" w:rsidRPr="00A50432" w:rsidRDefault="00A50432" w:rsidP="00A50432">
            <w:pPr>
              <w:pStyle w:val="szdtblzattrzs"/>
              <w:jc w:val="center"/>
              <w:rPr>
                <w:b/>
                <w:i w:val="0"/>
              </w:rPr>
            </w:pPr>
            <w:r w:rsidRPr="00A50432">
              <w:rPr>
                <w:b/>
                <w:i w:val="0"/>
              </w:rPr>
              <w:t>def load_parameters_from_database(self, id):</w:t>
            </w:r>
          </w:p>
        </w:tc>
      </w:tr>
      <w:tr w:rsidR="00A50432" w14:paraId="49177378" w14:textId="77777777" w:rsidTr="00A50432">
        <w:tc>
          <w:tcPr>
            <w:tcW w:w="2263" w:type="dxa"/>
          </w:tcPr>
          <w:p w14:paraId="37BE5C6F" w14:textId="33EBDA0D" w:rsidR="00A50432" w:rsidRDefault="00A50432" w:rsidP="00A50432">
            <w:pPr>
              <w:pStyle w:val="szdtblzattrzs"/>
            </w:pPr>
            <w:r>
              <w:t>Leírás</w:t>
            </w:r>
          </w:p>
        </w:tc>
        <w:tc>
          <w:tcPr>
            <w:tcW w:w="6513" w:type="dxa"/>
          </w:tcPr>
          <w:p w14:paraId="1CECF248" w14:textId="7D93266C" w:rsidR="00A50432" w:rsidRDefault="00A50432" w:rsidP="00A3106E">
            <w:pPr>
              <w:pStyle w:val="szdtblzattrzs"/>
            </w:pPr>
            <w:r>
              <w:t>Az objektum belső változóinak feltöltése az adatbázisból letöltött adatokkal. A függvény lekérdezi az adatbázisból a kért elemet és feltölti az objektum következő változóit a letöltött értékekkel: id, company</w:t>
            </w:r>
            <w:r w:rsidR="00A3106E">
              <w:t xml:space="preserve">, </w:t>
            </w:r>
            <w:r>
              <w:t>address</w:t>
            </w:r>
          </w:p>
        </w:tc>
      </w:tr>
      <w:tr w:rsidR="00A50432" w14:paraId="183851CE" w14:textId="77777777" w:rsidTr="00A50432">
        <w:tc>
          <w:tcPr>
            <w:tcW w:w="2263" w:type="dxa"/>
          </w:tcPr>
          <w:p w14:paraId="23B5AF18" w14:textId="7079B013" w:rsidR="00A50432" w:rsidRDefault="00A50432" w:rsidP="00A50432">
            <w:pPr>
              <w:pStyle w:val="szdtblzattrzs"/>
            </w:pPr>
            <w:r>
              <w:t>Bemeneti paraméterek</w:t>
            </w:r>
          </w:p>
        </w:tc>
        <w:tc>
          <w:tcPr>
            <w:tcW w:w="6513" w:type="dxa"/>
          </w:tcPr>
          <w:p w14:paraId="0C0ADFCC" w14:textId="60EA8204" w:rsidR="00A50432" w:rsidRDefault="00A50432" w:rsidP="00A50432">
            <w:pPr>
              <w:pStyle w:val="szdtblzattrzs"/>
            </w:pPr>
            <w:r w:rsidRPr="00A50432">
              <w:t>id:&lt;int&gt; -&gt; Az adatbázisban lévő elem egyedi azonosítója</w:t>
            </w:r>
          </w:p>
        </w:tc>
      </w:tr>
      <w:tr w:rsidR="00A50432" w14:paraId="39485F79" w14:textId="77777777" w:rsidTr="00A50432">
        <w:tc>
          <w:tcPr>
            <w:tcW w:w="2263" w:type="dxa"/>
          </w:tcPr>
          <w:p w14:paraId="43A70442" w14:textId="51A9CF49" w:rsidR="00A50432" w:rsidRDefault="00A50432" w:rsidP="00A50432">
            <w:pPr>
              <w:pStyle w:val="szdtblzattrzs"/>
            </w:pPr>
            <w:r>
              <w:t>Kimeneti paraméterek</w:t>
            </w:r>
          </w:p>
        </w:tc>
        <w:tc>
          <w:tcPr>
            <w:tcW w:w="6513" w:type="dxa"/>
          </w:tcPr>
          <w:p w14:paraId="795B2932" w14:textId="1F8AC8A5" w:rsidR="00A50432" w:rsidRDefault="00A50432" w:rsidP="00A50432">
            <w:pPr>
              <w:pStyle w:val="szdtblzattrzs"/>
            </w:pPr>
            <w:r>
              <w:t>-</w:t>
            </w:r>
          </w:p>
        </w:tc>
      </w:tr>
    </w:tbl>
    <w:p w14:paraId="7AFCBA69" w14:textId="77777777" w:rsidR="00676360" w:rsidRDefault="00676360">
      <w:r>
        <w:rPr>
          <w:i/>
        </w:rPr>
        <w:br w:type="page"/>
      </w:r>
    </w:p>
    <w:tbl>
      <w:tblPr>
        <w:tblStyle w:val="Rcsostblzat"/>
        <w:tblW w:w="0" w:type="auto"/>
        <w:tblLook w:val="04A0" w:firstRow="1" w:lastRow="0" w:firstColumn="1" w:lastColumn="0" w:noHBand="0" w:noVBand="1"/>
      </w:tblPr>
      <w:tblGrid>
        <w:gridCol w:w="2263"/>
        <w:gridCol w:w="6513"/>
      </w:tblGrid>
      <w:tr w:rsidR="00A50432" w14:paraId="48183B43" w14:textId="77777777" w:rsidTr="00676360">
        <w:tc>
          <w:tcPr>
            <w:tcW w:w="8776" w:type="dxa"/>
            <w:gridSpan w:val="2"/>
            <w:shd w:val="clear" w:color="auto" w:fill="D9D9D9" w:themeFill="background1" w:themeFillShade="D9"/>
          </w:tcPr>
          <w:p w14:paraId="19C8D175" w14:textId="52434D63" w:rsidR="00A50432" w:rsidRDefault="00AC2948" w:rsidP="00AC2948">
            <w:pPr>
              <w:pStyle w:val="szdtblzattrzs"/>
              <w:jc w:val="center"/>
            </w:pPr>
            <w:r w:rsidRPr="00AC2948">
              <w:rPr>
                <w:b/>
                <w:i w:val="0"/>
              </w:rPr>
              <w:lastRenderedPageBreak/>
              <w:t>def createInDatabase(self)</w:t>
            </w:r>
          </w:p>
        </w:tc>
      </w:tr>
      <w:tr w:rsidR="00A50432" w14:paraId="70E3FE8B" w14:textId="77777777" w:rsidTr="00A50432">
        <w:tc>
          <w:tcPr>
            <w:tcW w:w="2263" w:type="dxa"/>
          </w:tcPr>
          <w:p w14:paraId="4E4791FA" w14:textId="5CCD7373" w:rsidR="00A50432" w:rsidRDefault="00AC2948" w:rsidP="00AC2948">
            <w:pPr>
              <w:pStyle w:val="szdtblzattrzs"/>
            </w:pPr>
            <w:r>
              <w:t>Leírás</w:t>
            </w:r>
          </w:p>
        </w:tc>
        <w:tc>
          <w:tcPr>
            <w:tcW w:w="6513" w:type="dxa"/>
          </w:tcPr>
          <w:p w14:paraId="2AB806A7" w14:textId="728B4C40" w:rsidR="00A50432" w:rsidRDefault="00AC2948" w:rsidP="00AC2948">
            <w:pPr>
              <w:pStyle w:val="szdtblzattrzs"/>
            </w:pPr>
            <w:r w:rsidRPr="00AC2948">
              <w:t>Egy üres elem létrehozása, majd annak adatokkal történő feltöltése után ez a függvény hozza létre az elemet az adatbázisban.</w:t>
            </w:r>
          </w:p>
        </w:tc>
      </w:tr>
      <w:tr w:rsidR="00A50432" w14:paraId="6E00CA3F" w14:textId="77777777" w:rsidTr="00A50432">
        <w:tc>
          <w:tcPr>
            <w:tcW w:w="2263" w:type="dxa"/>
          </w:tcPr>
          <w:p w14:paraId="04A138E6" w14:textId="1F94F9DA" w:rsidR="00A50432" w:rsidRDefault="00AC2948" w:rsidP="00AC2948">
            <w:pPr>
              <w:pStyle w:val="szdtblzattrzs"/>
            </w:pPr>
            <w:r>
              <w:t>Bemeneti paraméterek</w:t>
            </w:r>
          </w:p>
        </w:tc>
        <w:tc>
          <w:tcPr>
            <w:tcW w:w="6513" w:type="dxa"/>
          </w:tcPr>
          <w:p w14:paraId="38108D12" w14:textId="64F93267" w:rsidR="00A50432" w:rsidRDefault="00AC2948" w:rsidP="00AC2948">
            <w:pPr>
              <w:pStyle w:val="szdtblzattrzs"/>
            </w:pPr>
            <w:r>
              <w:t>-</w:t>
            </w:r>
          </w:p>
        </w:tc>
      </w:tr>
      <w:tr w:rsidR="00A50432" w14:paraId="733CF8AA" w14:textId="77777777" w:rsidTr="00A50432">
        <w:tc>
          <w:tcPr>
            <w:tcW w:w="2263" w:type="dxa"/>
          </w:tcPr>
          <w:p w14:paraId="27BB1B8C" w14:textId="12548B9D" w:rsidR="00A50432" w:rsidRDefault="00AC2948" w:rsidP="00AC2948">
            <w:pPr>
              <w:pStyle w:val="szdtblzattrzs"/>
            </w:pPr>
            <w:r>
              <w:t>Kimeneti paraméterek</w:t>
            </w:r>
          </w:p>
        </w:tc>
        <w:tc>
          <w:tcPr>
            <w:tcW w:w="6513" w:type="dxa"/>
          </w:tcPr>
          <w:p w14:paraId="501C92EA" w14:textId="17F3E3EC" w:rsidR="00A50432" w:rsidRDefault="00AC2948" w:rsidP="00AC2948">
            <w:pPr>
              <w:pStyle w:val="szdtblzattrzs"/>
            </w:pPr>
            <w:r w:rsidRPr="00AC2948">
              <w:t>success:&lt;boolean&gt;</w:t>
            </w:r>
          </w:p>
        </w:tc>
      </w:tr>
      <w:tr w:rsidR="00A50432" w14:paraId="44C3A255" w14:textId="77777777" w:rsidTr="00676360">
        <w:tc>
          <w:tcPr>
            <w:tcW w:w="8776" w:type="dxa"/>
            <w:gridSpan w:val="2"/>
            <w:shd w:val="clear" w:color="auto" w:fill="D9D9D9" w:themeFill="background1" w:themeFillShade="D9"/>
          </w:tcPr>
          <w:p w14:paraId="5B8CD491" w14:textId="3F219E0E" w:rsidR="00A50432" w:rsidRDefault="00AC2948" w:rsidP="00AC2948">
            <w:pPr>
              <w:pStyle w:val="szdtblzattrzs"/>
              <w:jc w:val="center"/>
            </w:pPr>
            <w:r w:rsidRPr="00AC2948">
              <w:rPr>
                <w:b/>
                <w:i w:val="0"/>
              </w:rPr>
              <w:t>def delete(self)</w:t>
            </w:r>
          </w:p>
        </w:tc>
      </w:tr>
      <w:tr w:rsidR="00A50432" w14:paraId="647D53F3" w14:textId="77777777" w:rsidTr="00A50432">
        <w:tc>
          <w:tcPr>
            <w:tcW w:w="2263" w:type="dxa"/>
          </w:tcPr>
          <w:p w14:paraId="11FF60BE" w14:textId="19D3D6F7" w:rsidR="00A50432" w:rsidRDefault="00AC2948" w:rsidP="00AC2948">
            <w:pPr>
              <w:pStyle w:val="szdtblzattrzs"/>
            </w:pPr>
            <w:r>
              <w:t>Leírás</w:t>
            </w:r>
          </w:p>
        </w:tc>
        <w:tc>
          <w:tcPr>
            <w:tcW w:w="6513" w:type="dxa"/>
          </w:tcPr>
          <w:p w14:paraId="0D2F23CE" w14:textId="3EBB7511" w:rsidR="00A50432" w:rsidRDefault="00AC2948" w:rsidP="00AC2948">
            <w:pPr>
              <w:pStyle w:val="szdtblzattrzs"/>
            </w:pPr>
            <w:r>
              <w:t>A bejegyzés törlése az adatbázisból. A destruktor nem hívódik meg automatikusan az eljárás végén.</w:t>
            </w:r>
          </w:p>
        </w:tc>
      </w:tr>
      <w:tr w:rsidR="00A50432" w14:paraId="3448B0C8" w14:textId="77777777" w:rsidTr="00A50432">
        <w:tc>
          <w:tcPr>
            <w:tcW w:w="2263" w:type="dxa"/>
          </w:tcPr>
          <w:p w14:paraId="2F2AA6F5" w14:textId="4DCB4A9C" w:rsidR="00A50432" w:rsidRDefault="00AC2948" w:rsidP="00AC2948">
            <w:pPr>
              <w:pStyle w:val="szdtblzattrzs"/>
            </w:pPr>
            <w:r>
              <w:t>Bemeneti paraméterek</w:t>
            </w:r>
          </w:p>
        </w:tc>
        <w:tc>
          <w:tcPr>
            <w:tcW w:w="6513" w:type="dxa"/>
          </w:tcPr>
          <w:p w14:paraId="1253CF69" w14:textId="64C04D11" w:rsidR="00A50432" w:rsidRDefault="00AC2948" w:rsidP="00AC2948">
            <w:pPr>
              <w:pStyle w:val="szdtblzattrzs"/>
            </w:pPr>
            <w:r>
              <w:t>-</w:t>
            </w:r>
          </w:p>
        </w:tc>
      </w:tr>
      <w:tr w:rsidR="00A50432" w14:paraId="7698AB85" w14:textId="77777777" w:rsidTr="00A50432">
        <w:tc>
          <w:tcPr>
            <w:tcW w:w="2263" w:type="dxa"/>
          </w:tcPr>
          <w:p w14:paraId="0708D708" w14:textId="6BF6D741" w:rsidR="00A50432" w:rsidRDefault="00AC2948" w:rsidP="00AC2948">
            <w:pPr>
              <w:pStyle w:val="szdtblzattrzs"/>
            </w:pPr>
            <w:r>
              <w:t>Kimeneti paraméterek</w:t>
            </w:r>
          </w:p>
        </w:tc>
        <w:tc>
          <w:tcPr>
            <w:tcW w:w="6513" w:type="dxa"/>
          </w:tcPr>
          <w:p w14:paraId="792E0C3E" w14:textId="7DFE9F9D" w:rsidR="00A50432" w:rsidRDefault="00AC2948" w:rsidP="00AC2948">
            <w:pPr>
              <w:pStyle w:val="szdtblzattrzs"/>
            </w:pPr>
            <w:r w:rsidRPr="00AC2948">
              <w:t>success:&lt;boolean&gt;</w:t>
            </w:r>
          </w:p>
        </w:tc>
      </w:tr>
    </w:tbl>
    <w:p w14:paraId="4AF60ACC" w14:textId="5C091836" w:rsidR="00714C6E" w:rsidRDefault="00714C6E" w:rsidP="00084C37">
      <w:pPr>
        <w:pStyle w:val="szdszveg"/>
        <w:ind w:firstLine="0"/>
      </w:pPr>
    </w:p>
    <w:p w14:paraId="63F2C33B" w14:textId="36CF51FC" w:rsidR="00714C6E" w:rsidRDefault="00714C6E" w:rsidP="00714C6E">
      <w:pPr>
        <w:pStyle w:val="szdcmsor3"/>
        <w:ind w:left="1020" w:hanging="680"/>
      </w:pPr>
      <w:bookmarkStart w:id="64" w:name="_Toc196410059"/>
      <w:r>
        <w:t>Media osztály</w:t>
      </w:r>
      <w:bookmarkEnd w:id="64"/>
    </w:p>
    <w:p w14:paraId="4A890CC9" w14:textId="10945370" w:rsidR="00714C6E" w:rsidRDefault="00714C6E" w:rsidP="00714C6E">
      <w:pPr>
        <w:pStyle w:val="szdszveg"/>
      </w:pPr>
      <w:r w:rsidRPr="00714C6E">
        <w:t xml:space="preserve">        Egy osztály, amelyik egy feltöltött fájlt reprezentál.</w:t>
      </w:r>
    </w:p>
    <w:p w14:paraId="2551B72C" w14:textId="2D0AB5EB" w:rsidR="00714C6E" w:rsidRDefault="00714C6E" w:rsidP="00714C6E">
      <w:pPr>
        <w:pStyle w:val="szdszveg"/>
      </w:pPr>
      <w:r>
        <w:t>Belső változói:</w:t>
      </w:r>
    </w:p>
    <w:p w14:paraId="66A154BD" w14:textId="2866B067" w:rsidR="00714C6E" w:rsidRDefault="00714C6E" w:rsidP="00714C6E">
      <w:pPr>
        <w:pStyle w:val="szdfelsorols"/>
      </w:pPr>
      <w:r>
        <w:t>self.id - Az adatbázisban lévő egyedi azonosító</w:t>
      </w:r>
    </w:p>
    <w:p w14:paraId="563CB3CC" w14:textId="1FF044C8" w:rsidR="00714C6E" w:rsidRDefault="00714C6E" w:rsidP="00714C6E">
      <w:pPr>
        <w:pStyle w:val="szdfelsorols"/>
      </w:pPr>
      <w:r>
        <w:t>self.path – A fájl elérési útja a fájlrendszerben</w:t>
      </w:r>
    </w:p>
    <w:p w14:paraId="71CA6A7B" w14:textId="7748339D" w:rsidR="00714C6E" w:rsidRDefault="00714C6E" w:rsidP="00714C6E">
      <w:pPr>
        <w:pStyle w:val="szdfelsorols"/>
      </w:pPr>
      <w:r>
        <w:t>self.description – A fájlhoz tartozó leírás</w:t>
      </w:r>
    </w:p>
    <w:p w14:paraId="7D63D48F" w14:textId="642F07F8" w:rsidR="00714C6E" w:rsidRDefault="00714C6E" w:rsidP="00714C6E">
      <w:pPr>
        <w:pStyle w:val="szdfelsorols"/>
      </w:pPr>
      <w:r>
        <w:t>self.is_image – A fájl kép típusának tárolása</w:t>
      </w:r>
    </w:p>
    <w:p w14:paraId="0EF1C926" w14:textId="32B6C9C5" w:rsidR="00714C6E" w:rsidRDefault="00714C6E" w:rsidP="00714C6E">
      <w:pPr>
        <w:pStyle w:val="szdfelsorols"/>
      </w:pPr>
      <w:r>
        <w:t>self.conn  - Az adatbáziskapcsolat a táblaműveletekhez</w:t>
      </w:r>
    </w:p>
    <w:p w14:paraId="296761C9" w14:textId="7E1F1FFA" w:rsidR="00714C6E" w:rsidRDefault="00714C6E" w:rsidP="00714C6E">
      <w:pPr>
        <w:pStyle w:val="szdfelsorols"/>
        <w:numPr>
          <w:ilvl w:val="0"/>
          <w:numId w:val="0"/>
        </w:numPr>
        <w:ind w:left="1117" w:hanging="357"/>
      </w:pPr>
    </w:p>
    <w:tbl>
      <w:tblPr>
        <w:tblStyle w:val="Rcsostblzat"/>
        <w:tblW w:w="0" w:type="auto"/>
        <w:tblLook w:val="04A0" w:firstRow="1" w:lastRow="0" w:firstColumn="1" w:lastColumn="0" w:noHBand="0" w:noVBand="1"/>
      </w:tblPr>
      <w:tblGrid>
        <w:gridCol w:w="2263"/>
        <w:gridCol w:w="6513"/>
      </w:tblGrid>
      <w:tr w:rsidR="00714C6E" w14:paraId="7DB77968" w14:textId="77777777" w:rsidTr="00C8734F">
        <w:tc>
          <w:tcPr>
            <w:tcW w:w="8776" w:type="dxa"/>
            <w:gridSpan w:val="2"/>
            <w:shd w:val="clear" w:color="auto" w:fill="D9D9D9" w:themeFill="background1" w:themeFillShade="D9"/>
          </w:tcPr>
          <w:p w14:paraId="22CBC0FD" w14:textId="103BB6C9" w:rsidR="00714C6E" w:rsidRDefault="00714C6E" w:rsidP="00C8734F">
            <w:pPr>
              <w:pStyle w:val="szdtblzattrzs"/>
              <w:jc w:val="center"/>
            </w:pPr>
            <w:r w:rsidRPr="00714C6E">
              <w:rPr>
                <w:b/>
                <w:i w:val="0"/>
              </w:rPr>
              <w:t>def __init__(self, path, Description, refs=0, id=-1)</w:t>
            </w:r>
          </w:p>
        </w:tc>
      </w:tr>
      <w:tr w:rsidR="00714C6E" w14:paraId="79CD925E" w14:textId="77777777" w:rsidTr="00C8734F">
        <w:tc>
          <w:tcPr>
            <w:tcW w:w="2263" w:type="dxa"/>
          </w:tcPr>
          <w:p w14:paraId="02B98046" w14:textId="77777777" w:rsidR="00714C6E" w:rsidRDefault="00714C6E" w:rsidP="00C8734F">
            <w:pPr>
              <w:pStyle w:val="szdtblzattrzs"/>
            </w:pPr>
            <w:r>
              <w:t>Leírás</w:t>
            </w:r>
          </w:p>
        </w:tc>
        <w:tc>
          <w:tcPr>
            <w:tcW w:w="6513" w:type="dxa"/>
          </w:tcPr>
          <w:p w14:paraId="217AA9B7" w14:textId="5DEE4C68" w:rsidR="00714C6E" w:rsidRDefault="00714C6E" w:rsidP="00714C6E">
            <w:pPr>
              <w:pStyle w:val="szdtblzattrzs"/>
            </w:pPr>
            <w:r>
              <w:t>Az osztály konstriktora. Üres elem létrehozásakor használatos. Itt készül egy új adatbáziskapcsolat ami kizárólag erre az elemre használatos.</w:t>
            </w:r>
          </w:p>
        </w:tc>
      </w:tr>
      <w:tr w:rsidR="00714C6E" w14:paraId="342D065B" w14:textId="77777777" w:rsidTr="00C8734F">
        <w:tc>
          <w:tcPr>
            <w:tcW w:w="2263" w:type="dxa"/>
          </w:tcPr>
          <w:p w14:paraId="5E751C87" w14:textId="77777777" w:rsidR="00714C6E" w:rsidRDefault="00714C6E" w:rsidP="00C8734F">
            <w:pPr>
              <w:pStyle w:val="szdtblzattrzs"/>
            </w:pPr>
            <w:r>
              <w:t>Bemeneti paraméterek</w:t>
            </w:r>
          </w:p>
        </w:tc>
        <w:tc>
          <w:tcPr>
            <w:tcW w:w="6513" w:type="dxa"/>
          </w:tcPr>
          <w:p w14:paraId="78C1C395" w14:textId="77777777" w:rsidR="00714C6E" w:rsidRDefault="00714C6E" w:rsidP="00714C6E">
            <w:pPr>
              <w:pStyle w:val="szdtblzattrzs"/>
            </w:pPr>
            <w:r>
              <w:t>path:&lt;str&gt; -&gt; A fájl elérési útja (kötelező mező)</w:t>
            </w:r>
          </w:p>
          <w:p w14:paraId="3C792A35" w14:textId="6963438E" w:rsidR="00714C6E" w:rsidRDefault="00714C6E" w:rsidP="00714C6E">
            <w:pPr>
              <w:pStyle w:val="szdtblzattrzs"/>
            </w:pPr>
            <w:r>
              <w:t>Description:&lt;str&gt; -&gt; A fájl leírása (kötelező mező)</w:t>
            </w:r>
          </w:p>
          <w:p w14:paraId="69B73304" w14:textId="15D4D489" w:rsidR="00714C6E" w:rsidRDefault="00714C6E" w:rsidP="00714C6E">
            <w:pPr>
              <w:pStyle w:val="szdtblzattrzs"/>
            </w:pPr>
            <w:r>
              <w:t>id:&lt;int&gt; -&gt; Az adatbáizban lévő egyedi ID (default: -1, nincs az adatbázisban)</w:t>
            </w:r>
          </w:p>
        </w:tc>
      </w:tr>
      <w:tr w:rsidR="00714C6E" w14:paraId="616827B5" w14:textId="77777777" w:rsidTr="00C8734F">
        <w:tc>
          <w:tcPr>
            <w:tcW w:w="2263" w:type="dxa"/>
          </w:tcPr>
          <w:p w14:paraId="3E59AC19" w14:textId="77777777" w:rsidR="00714C6E" w:rsidRDefault="00714C6E" w:rsidP="00C8734F">
            <w:pPr>
              <w:pStyle w:val="szdtblzattrzs"/>
            </w:pPr>
            <w:r>
              <w:t>Kimeneti paraméterek</w:t>
            </w:r>
          </w:p>
        </w:tc>
        <w:tc>
          <w:tcPr>
            <w:tcW w:w="6513" w:type="dxa"/>
          </w:tcPr>
          <w:p w14:paraId="112C0929" w14:textId="5FED889B" w:rsidR="00714C6E" w:rsidRDefault="00714C6E" w:rsidP="00C8734F">
            <w:pPr>
              <w:pStyle w:val="szdtblzattrzs"/>
            </w:pPr>
            <w:r w:rsidRPr="00714C6E">
              <w:t>Egy objektum az elem reprezentálására</w:t>
            </w:r>
          </w:p>
        </w:tc>
      </w:tr>
      <w:tr w:rsidR="00714C6E" w14:paraId="6518D460" w14:textId="77777777" w:rsidTr="00C8734F">
        <w:tc>
          <w:tcPr>
            <w:tcW w:w="8776" w:type="dxa"/>
            <w:gridSpan w:val="2"/>
            <w:shd w:val="clear" w:color="auto" w:fill="D9D9D9" w:themeFill="background1" w:themeFillShade="D9"/>
          </w:tcPr>
          <w:p w14:paraId="73C84555" w14:textId="77777777" w:rsidR="00714C6E" w:rsidRPr="00A50432" w:rsidRDefault="00714C6E" w:rsidP="00C8734F">
            <w:pPr>
              <w:pStyle w:val="szdtblzattrzs"/>
              <w:jc w:val="center"/>
              <w:rPr>
                <w:b/>
                <w:i w:val="0"/>
              </w:rPr>
            </w:pPr>
            <w:r w:rsidRPr="00A50432">
              <w:rPr>
                <w:b/>
                <w:i w:val="0"/>
              </w:rPr>
              <w:t>def load_parameters_from_database(self, id):</w:t>
            </w:r>
          </w:p>
        </w:tc>
      </w:tr>
      <w:tr w:rsidR="00714C6E" w14:paraId="0B4964F0" w14:textId="77777777" w:rsidTr="00C8734F">
        <w:tc>
          <w:tcPr>
            <w:tcW w:w="2263" w:type="dxa"/>
          </w:tcPr>
          <w:p w14:paraId="04984284" w14:textId="77777777" w:rsidR="00714C6E" w:rsidRDefault="00714C6E" w:rsidP="00C8734F">
            <w:pPr>
              <w:pStyle w:val="szdtblzattrzs"/>
            </w:pPr>
            <w:r>
              <w:t>Leírás</w:t>
            </w:r>
          </w:p>
        </w:tc>
        <w:tc>
          <w:tcPr>
            <w:tcW w:w="6513" w:type="dxa"/>
          </w:tcPr>
          <w:p w14:paraId="603C7B0C" w14:textId="76CD9B68" w:rsidR="00714C6E" w:rsidRDefault="00714C6E" w:rsidP="00714C6E">
            <w:pPr>
              <w:pStyle w:val="szdtblzattrzs"/>
            </w:pPr>
            <w:r>
              <w:t>Az objektum belső változóinak feltöltése az adatbázisból letöltött adatokkal. A függvény lekérdezi az adatbázisból a kért elemet és feltölti az objektum következő változóit a letöltött értékekkel: id, path, description</w:t>
            </w:r>
          </w:p>
        </w:tc>
      </w:tr>
      <w:tr w:rsidR="00714C6E" w14:paraId="2ACE882E" w14:textId="77777777" w:rsidTr="00C8734F">
        <w:tc>
          <w:tcPr>
            <w:tcW w:w="2263" w:type="dxa"/>
          </w:tcPr>
          <w:p w14:paraId="19B1FC0B" w14:textId="77777777" w:rsidR="00714C6E" w:rsidRDefault="00714C6E" w:rsidP="00C8734F">
            <w:pPr>
              <w:pStyle w:val="szdtblzattrzs"/>
            </w:pPr>
            <w:r>
              <w:t>Bemeneti paraméterek</w:t>
            </w:r>
          </w:p>
        </w:tc>
        <w:tc>
          <w:tcPr>
            <w:tcW w:w="6513" w:type="dxa"/>
          </w:tcPr>
          <w:p w14:paraId="5C1EF5F4" w14:textId="4F8F64E2" w:rsidR="00714C6E" w:rsidRDefault="00714C6E" w:rsidP="00C8734F">
            <w:pPr>
              <w:pStyle w:val="szdtblzattrzs"/>
            </w:pPr>
            <w:r w:rsidRPr="00714C6E">
              <w:t>id:&lt;int&gt; -&gt; Az adatbázisban lévő elem egyedi azonosítója</w:t>
            </w:r>
          </w:p>
        </w:tc>
      </w:tr>
      <w:tr w:rsidR="00714C6E" w14:paraId="39BA6AAA" w14:textId="77777777" w:rsidTr="00C8734F">
        <w:tc>
          <w:tcPr>
            <w:tcW w:w="2263" w:type="dxa"/>
          </w:tcPr>
          <w:p w14:paraId="504B0DD3" w14:textId="77777777" w:rsidR="00714C6E" w:rsidRDefault="00714C6E" w:rsidP="00C8734F">
            <w:pPr>
              <w:pStyle w:val="szdtblzattrzs"/>
            </w:pPr>
            <w:r>
              <w:t>Kimeneti paraméterek</w:t>
            </w:r>
          </w:p>
        </w:tc>
        <w:tc>
          <w:tcPr>
            <w:tcW w:w="6513" w:type="dxa"/>
          </w:tcPr>
          <w:p w14:paraId="6A5E2B92" w14:textId="4B1E14C8" w:rsidR="00714C6E" w:rsidRDefault="00714C6E" w:rsidP="00C8734F">
            <w:pPr>
              <w:pStyle w:val="szdtblzattrzs"/>
            </w:pPr>
            <w:r>
              <w:t>-</w:t>
            </w:r>
          </w:p>
        </w:tc>
      </w:tr>
    </w:tbl>
    <w:p w14:paraId="3F9AC171" w14:textId="77777777" w:rsidR="00714C6E" w:rsidRDefault="00714C6E" w:rsidP="00714C6E">
      <w:r>
        <w:rPr>
          <w:i/>
        </w:rPr>
        <w:br w:type="page"/>
      </w:r>
    </w:p>
    <w:tbl>
      <w:tblPr>
        <w:tblStyle w:val="Rcsostblzat"/>
        <w:tblW w:w="0" w:type="auto"/>
        <w:tblLook w:val="04A0" w:firstRow="1" w:lastRow="0" w:firstColumn="1" w:lastColumn="0" w:noHBand="0" w:noVBand="1"/>
      </w:tblPr>
      <w:tblGrid>
        <w:gridCol w:w="2263"/>
        <w:gridCol w:w="6513"/>
      </w:tblGrid>
      <w:tr w:rsidR="00714C6E" w14:paraId="1041F26B" w14:textId="77777777" w:rsidTr="00C8734F">
        <w:tc>
          <w:tcPr>
            <w:tcW w:w="8776" w:type="dxa"/>
            <w:gridSpan w:val="2"/>
            <w:shd w:val="clear" w:color="auto" w:fill="D9D9D9" w:themeFill="background1" w:themeFillShade="D9"/>
          </w:tcPr>
          <w:p w14:paraId="2EFBE30B" w14:textId="77777777" w:rsidR="00714C6E" w:rsidRDefault="00714C6E" w:rsidP="00C8734F">
            <w:pPr>
              <w:pStyle w:val="szdtblzattrzs"/>
              <w:jc w:val="center"/>
            </w:pPr>
            <w:r w:rsidRPr="00AC2948">
              <w:rPr>
                <w:b/>
                <w:i w:val="0"/>
              </w:rPr>
              <w:lastRenderedPageBreak/>
              <w:t>def createInDatabase(self)</w:t>
            </w:r>
          </w:p>
        </w:tc>
      </w:tr>
      <w:tr w:rsidR="00714C6E" w14:paraId="6819C1D1" w14:textId="77777777" w:rsidTr="00C8734F">
        <w:tc>
          <w:tcPr>
            <w:tcW w:w="2263" w:type="dxa"/>
          </w:tcPr>
          <w:p w14:paraId="4CFDA90B" w14:textId="77777777" w:rsidR="00714C6E" w:rsidRDefault="00714C6E" w:rsidP="00C8734F">
            <w:pPr>
              <w:pStyle w:val="szdtblzattrzs"/>
            </w:pPr>
            <w:r>
              <w:t>Leírás</w:t>
            </w:r>
          </w:p>
        </w:tc>
        <w:tc>
          <w:tcPr>
            <w:tcW w:w="6513" w:type="dxa"/>
          </w:tcPr>
          <w:p w14:paraId="3A4AF159" w14:textId="6FE7B73B" w:rsidR="00714C6E" w:rsidRDefault="00714C6E" w:rsidP="00C8734F">
            <w:pPr>
              <w:pStyle w:val="szdtblzattrzs"/>
            </w:pPr>
            <w:r w:rsidRPr="00714C6E">
              <w:t>Egy üres elem létrehozása, majd annak adatokkal történő feltöltése után ez a függvény hozza létre az elemet az adatbázisban.</w:t>
            </w:r>
          </w:p>
        </w:tc>
      </w:tr>
      <w:tr w:rsidR="00714C6E" w14:paraId="4237BA08" w14:textId="77777777" w:rsidTr="00C8734F">
        <w:tc>
          <w:tcPr>
            <w:tcW w:w="2263" w:type="dxa"/>
          </w:tcPr>
          <w:p w14:paraId="3F2D4AA3" w14:textId="77777777" w:rsidR="00714C6E" w:rsidRDefault="00714C6E" w:rsidP="00C8734F">
            <w:pPr>
              <w:pStyle w:val="szdtblzattrzs"/>
            </w:pPr>
            <w:r>
              <w:t>Bemeneti paraméterek</w:t>
            </w:r>
          </w:p>
        </w:tc>
        <w:tc>
          <w:tcPr>
            <w:tcW w:w="6513" w:type="dxa"/>
          </w:tcPr>
          <w:p w14:paraId="479535A4" w14:textId="276D4B25" w:rsidR="00714C6E" w:rsidRDefault="00714C6E" w:rsidP="00C8734F">
            <w:pPr>
              <w:pStyle w:val="szdtblzattrzs"/>
            </w:pPr>
            <w:r>
              <w:t>-</w:t>
            </w:r>
          </w:p>
        </w:tc>
      </w:tr>
      <w:tr w:rsidR="00714C6E" w14:paraId="66ECCB1E" w14:textId="77777777" w:rsidTr="00C8734F">
        <w:tc>
          <w:tcPr>
            <w:tcW w:w="2263" w:type="dxa"/>
          </w:tcPr>
          <w:p w14:paraId="6EE89C7F" w14:textId="77777777" w:rsidR="00714C6E" w:rsidRDefault="00714C6E" w:rsidP="00C8734F">
            <w:pPr>
              <w:pStyle w:val="szdtblzattrzs"/>
            </w:pPr>
            <w:r>
              <w:t>Kimeneti paraméterek</w:t>
            </w:r>
          </w:p>
        </w:tc>
        <w:tc>
          <w:tcPr>
            <w:tcW w:w="6513" w:type="dxa"/>
          </w:tcPr>
          <w:p w14:paraId="6CC89AF0" w14:textId="68AF4665" w:rsidR="00714C6E" w:rsidRDefault="00714C6E" w:rsidP="00C8734F">
            <w:pPr>
              <w:pStyle w:val="szdtblzattrzs"/>
            </w:pPr>
            <w:r w:rsidRPr="00714C6E">
              <w:t>success:&lt;boolean&gt;</w:t>
            </w:r>
          </w:p>
        </w:tc>
      </w:tr>
      <w:tr w:rsidR="00714C6E" w14:paraId="1CA6646F" w14:textId="77777777" w:rsidTr="00C8734F">
        <w:tc>
          <w:tcPr>
            <w:tcW w:w="8776" w:type="dxa"/>
            <w:gridSpan w:val="2"/>
            <w:shd w:val="clear" w:color="auto" w:fill="D9D9D9" w:themeFill="background1" w:themeFillShade="D9"/>
          </w:tcPr>
          <w:p w14:paraId="25392753" w14:textId="77777777" w:rsidR="00714C6E" w:rsidRDefault="00714C6E" w:rsidP="00C8734F">
            <w:pPr>
              <w:pStyle w:val="szdtblzattrzs"/>
              <w:jc w:val="center"/>
            </w:pPr>
            <w:r w:rsidRPr="00AC2948">
              <w:rPr>
                <w:b/>
                <w:i w:val="0"/>
              </w:rPr>
              <w:t>def delete(self)</w:t>
            </w:r>
          </w:p>
        </w:tc>
      </w:tr>
      <w:tr w:rsidR="00714C6E" w14:paraId="6D4CB7BF" w14:textId="77777777" w:rsidTr="00C8734F">
        <w:tc>
          <w:tcPr>
            <w:tcW w:w="2263" w:type="dxa"/>
          </w:tcPr>
          <w:p w14:paraId="3667C287" w14:textId="77777777" w:rsidR="00714C6E" w:rsidRDefault="00714C6E" w:rsidP="00C8734F">
            <w:pPr>
              <w:pStyle w:val="szdtblzattrzs"/>
            </w:pPr>
            <w:r>
              <w:t>Leírás</w:t>
            </w:r>
          </w:p>
        </w:tc>
        <w:tc>
          <w:tcPr>
            <w:tcW w:w="6513" w:type="dxa"/>
          </w:tcPr>
          <w:p w14:paraId="459E8478" w14:textId="6D4AEEA9" w:rsidR="00714C6E" w:rsidRDefault="009C27BF" w:rsidP="009C27BF">
            <w:pPr>
              <w:pStyle w:val="szdtblzattrzs"/>
            </w:pPr>
            <w:r>
              <w:t>A fájl törlése az adatbázisból és a fájlrendszerről is. A destruktor nem hívódik meg automatikusan az eljárás végén.</w:t>
            </w:r>
          </w:p>
        </w:tc>
      </w:tr>
      <w:tr w:rsidR="00714C6E" w14:paraId="2634B2A9" w14:textId="77777777" w:rsidTr="00C8734F">
        <w:tc>
          <w:tcPr>
            <w:tcW w:w="2263" w:type="dxa"/>
          </w:tcPr>
          <w:p w14:paraId="33321785" w14:textId="77777777" w:rsidR="00714C6E" w:rsidRDefault="00714C6E" w:rsidP="00C8734F">
            <w:pPr>
              <w:pStyle w:val="szdtblzattrzs"/>
            </w:pPr>
            <w:r>
              <w:t>Bemeneti paraméterek</w:t>
            </w:r>
          </w:p>
        </w:tc>
        <w:tc>
          <w:tcPr>
            <w:tcW w:w="6513" w:type="dxa"/>
          </w:tcPr>
          <w:p w14:paraId="23BD09FB" w14:textId="6EB2C6F9" w:rsidR="00714C6E" w:rsidRDefault="009C27BF" w:rsidP="00C8734F">
            <w:pPr>
              <w:pStyle w:val="szdtblzattrzs"/>
            </w:pPr>
            <w:r>
              <w:t>-</w:t>
            </w:r>
          </w:p>
        </w:tc>
      </w:tr>
      <w:tr w:rsidR="00714C6E" w14:paraId="6CC86E5E" w14:textId="77777777" w:rsidTr="00C8734F">
        <w:tc>
          <w:tcPr>
            <w:tcW w:w="2263" w:type="dxa"/>
          </w:tcPr>
          <w:p w14:paraId="4EB6B404" w14:textId="77777777" w:rsidR="00714C6E" w:rsidRDefault="00714C6E" w:rsidP="00C8734F">
            <w:pPr>
              <w:pStyle w:val="szdtblzattrzs"/>
            </w:pPr>
            <w:r>
              <w:t>Kimeneti paraméterek</w:t>
            </w:r>
          </w:p>
        </w:tc>
        <w:tc>
          <w:tcPr>
            <w:tcW w:w="6513" w:type="dxa"/>
          </w:tcPr>
          <w:p w14:paraId="5224E740" w14:textId="0ED99C5E" w:rsidR="00714C6E" w:rsidRDefault="009C27BF" w:rsidP="00C8734F">
            <w:pPr>
              <w:pStyle w:val="szdtblzattrzs"/>
            </w:pPr>
            <w:r w:rsidRPr="009C27BF">
              <w:t>success:&lt;boolean&gt;</w:t>
            </w:r>
          </w:p>
        </w:tc>
      </w:tr>
      <w:tr w:rsidR="009C27BF" w14:paraId="2A26FAE1" w14:textId="77777777" w:rsidTr="009C27BF">
        <w:tc>
          <w:tcPr>
            <w:tcW w:w="8776" w:type="dxa"/>
            <w:gridSpan w:val="2"/>
            <w:shd w:val="clear" w:color="auto" w:fill="D9D9D9" w:themeFill="background1" w:themeFillShade="D9"/>
          </w:tcPr>
          <w:p w14:paraId="6D928C8D" w14:textId="74BE83BF" w:rsidR="009C27BF" w:rsidRPr="009C27BF" w:rsidRDefault="009C27BF" w:rsidP="009C27BF">
            <w:pPr>
              <w:pStyle w:val="szdtblzattrzs"/>
              <w:jc w:val="center"/>
            </w:pPr>
            <w:r w:rsidRPr="009C27BF">
              <w:rPr>
                <w:b/>
                <w:i w:val="0"/>
              </w:rPr>
              <w:t>def attachFileToElement(self, id)</w:t>
            </w:r>
          </w:p>
        </w:tc>
      </w:tr>
      <w:tr w:rsidR="009C27BF" w14:paraId="5BB29377" w14:textId="77777777" w:rsidTr="00C8734F">
        <w:tc>
          <w:tcPr>
            <w:tcW w:w="2263" w:type="dxa"/>
          </w:tcPr>
          <w:p w14:paraId="19E819BA" w14:textId="62F90BF2" w:rsidR="009C27BF" w:rsidRDefault="009C27BF" w:rsidP="00C8734F">
            <w:pPr>
              <w:pStyle w:val="szdtblzattrzs"/>
            </w:pPr>
            <w:r>
              <w:t>Leírás</w:t>
            </w:r>
          </w:p>
        </w:tc>
        <w:tc>
          <w:tcPr>
            <w:tcW w:w="6513" w:type="dxa"/>
          </w:tcPr>
          <w:p w14:paraId="782FC557" w14:textId="75FC7DBE" w:rsidR="009C27BF" w:rsidRPr="009C27BF" w:rsidRDefault="009C27BF" w:rsidP="00C8734F">
            <w:pPr>
              <w:pStyle w:val="szdtblzattrzs"/>
            </w:pPr>
            <w:r w:rsidRPr="009C27BF">
              <w:t>A fájl hozzárendelése egy elemhez az adatbázisban. Itt alá-fölé rendeltségi viszony alakul ki az elem és a fájl között.</w:t>
            </w:r>
          </w:p>
        </w:tc>
      </w:tr>
      <w:tr w:rsidR="009C27BF" w14:paraId="0292852F" w14:textId="77777777" w:rsidTr="00C8734F">
        <w:tc>
          <w:tcPr>
            <w:tcW w:w="2263" w:type="dxa"/>
          </w:tcPr>
          <w:p w14:paraId="2148AFAA" w14:textId="42E9E26E" w:rsidR="009C27BF" w:rsidRDefault="009C27BF" w:rsidP="00C8734F">
            <w:pPr>
              <w:pStyle w:val="szdtblzattrzs"/>
            </w:pPr>
            <w:r>
              <w:t>Bemeneti paraméterek</w:t>
            </w:r>
          </w:p>
        </w:tc>
        <w:tc>
          <w:tcPr>
            <w:tcW w:w="6513" w:type="dxa"/>
          </w:tcPr>
          <w:p w14:paraId="7C87D8BB" w14:textId="7270C97F" w:rsidR="009C27BF" w:rsidRPr="009C27BF" w:rsidRDefault="009C27BF" w:rsidP="00C8734F">
            <w:pPr>
              <w:pStyle w:val="szdtblzattrzs"/>
            </w:pPr>
            <w:r>
              <w:t>-</w:t>
            </w:r>
          </w:p>
        </w:tc>
      </w:tr>
      <w:tr w:rsidR="009C27BF" w14:paraId="4D04D46A" w14:textId="77777777" w:rsidTr="00C8734F">
        <w:tc>
          <w:tcPr>
            <w:tcW w:w="2263" w:type="dxa"/>
          </w:tcPr>
          <w:p w14:paraId="14B9FE3E" w14:textId="24CE1BB0" w:rsidR="009C27BF" w:rsidRDefault="009C27BF" w:rsidP="00C8734F">
            <w:pPr>
              <w:pStyle w:val="szdtblzattrzs"/>
            </w:pPr>
            <w:r>
              <w:t>Kimeneti paraméterek</w:t>
            </w:r>
          </w:p>
        </w:tc>
        <w:tc>
          <w:tcPr>
            <w:tcW w:w="6513" w:type="dxa"/>
          </w:tcPr>
          <w:p w14:paraId="3E5B3B75" w14:textId="1ED6DDA9" w:rsidR="009C27BF" w:rsidRPr="009C27BF" w:rsidRDefault="009C27BF" w:rsidP="00C8734F">
            <w:pPr>
              <w:pStyle w:val="szdtblzattrzs"/>
            </w:pPr>
            <w:r w:rsidRPr="009C27BF">
              <w:t>success:&lt;boolean&gt;</w:t>
            </w:r>
          </w:p>
        </w:tc>
      </w:tr>
    </w:tbl>
    <w:p w14:paraId="0B1AB05C" w14:textId="1504D674" w:rsidR="00BE3800" w:rsidRDefault="00BE3800" w:rsidP="00714C6E">
      <w:pPr>
        <w:pStyle w:val="szdfelsorols"/>
        <w:numPr>
          <w:ilvl w:val="0"/>
          <w:numId w:val="0"/>
        </w:numPr>
        <w:ind w:left="1117" w:hanging="357"/>
      </w:pPr>
    </w:p>
    <w:p w14:paraId="75A3E572" w14:textId="77777777" w:rsidR="00BE3800" w:rsidRDefault="00BE3800">
      <w:r>
        <w:br w:type="page"/>
      </w:r>
    </w:p>
    <w:p w14:paraId="052CC063" w14:textId="1E637EE0" w:rsidR="00BE3800" w:rsidRDefault="00BE3800" w:rsidP="00BE3800">
      <w:pPr>
        <w:pStyle w:val="szdcmsor2"/>
      </w:pPr>
      <w:bookmarkStart w:id="65" w:name="_Toc196410060"/>
      <w:r>
        <w:lastRenderedPageBreak/>
        <w:t>Képernyőképek tervei</w:t>
      </w:r>
      <w:bookmarkEnd w:id="65"/>
    </w:p>
    <w:p w14:paraId="6A0723CD" w14:textId="2B3974BC" w:rsidR="00536D6C" w:rsidRPr="00C8734F" w:rsidRDefault="00536D6C" w:rsidP="00084C37">
      <w:pPr>
        <w:pStyle w:val="szdszveg"/>
      </w:pPr>
      <w:r>
        <w:t>Általános szabályként a használt bootstrap css keretrendszer osztályainak használata az előnyös, így extra css kód megspórolása érhető el. Minden olyan osztály, amely nincs kifejtve részletesen, abban a keretrendszerben található meg.</w:t>
      </w:r>
    </w:p>
    <w:p w14:paraId="64CEEDCA" w14:textId="1329AD42" w:rsidR="00CB5763" w:rsidRPr="00C8734F" w:rsidRDefault="00CB5763" w:rsidP="00084C37">
      <w:pPr>
        <w:pStyle w:val="szdcmsor3"/>
      </w:pPr>
      <w:bookmarkStart w:id="66" w:name="_Toc196410061"/>
      <w:r>
        <w:t>Általános menü</w:t>
      </w:r>
      <w:bookmarkEnd w:id="66"/>
    </w:p>
    <w:p w14:paraId="1546F5C1" w14:textId="09A463F3" w:rsidR="00BE3800" w:rsidRDefault="00BE3800">
      <w:pPr>
        <w:pStyle w:val="szdszveg"/>
      </w:pPr>
      <w:r>
        <w:rPr>
          <w:noProof/>
        </w:rPr>
        <w:drawing>
          <wp:anchor distT="0" distB="0" distL="114300" distR="114300" simplePos="0" relativeHeight="251712512" behindDoc="0" locked="0" layoutInCell="1" allowOverlap="1" wp14:anchorId="0237F0D3" wp14:editId="6EAF7170">
            <wp:simplePos x="0" y="0"/>
            <wp:positionH relativeFrom="margin">
              <wp:align>right</wp:align>
            </wp:positionH>
            <wp:positionV relativeFrom="paragraph">
              <wp:posOffset>8255</wp:posOffset>
            </wp:positionV>
            <wp:extent cx="3114528" cy="1980000"/>
            <wp:effectExtent l="0" t="0" r="0" b="1270"/>
            <wp:wrapSquare wrapText="bothSides"/>
            <wp:docPr id="9" name="Kép 9" descr="C:\Users\badinszkydb\Downloads\pag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inszkydb\Downloads\pages.drawi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14528"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r>
        <w:t>Az általános képernyőkép része egy felül megjelenő vízszintes menüsor. Ez minden oldalon megjelenik, de a tartalma az autentikáció függvényében változik.</w:t>
      </w:r>
    </w:p>
    <w:p w14:paraId="60C66255" w14:textId="45030A90" w:rsidR="00BE3800" w:rsidRDefault="00BE3800" w:rsidP="00BE3800">
      <w:pPr>
        <w:pStyle w:val="szdszveg"/>
      </w:pPr>
      <w:r w:rsidRPr="00084C37">
        <w:rPr>
          <w:b/>
          <w:u w:val="single"/>
        </w:rPr>
        <w:t>Menüsor:</w:t>
      </w:r>
      <w:r>
        <w:t xml:space="preserve"> Ez a konténer tárolja a teljes menüsor tartalmát.</w:t>
      </w:r>
    </w:p>
    <w:p w14:paraId="35B743C0" w14:textId="14B02834" w:rsidR="00BE3800" w:rsidRDefault="00BE3800" w:rsidP="00084C37">
      <w:pPr>
        <w:pStyle w:val="szdszveg"/>
        <w:ind w:firstLine="0"/>
      </w:pPr>
      <w:r>
        <w:rPr>
          <w:noProof/>
        </w:rPr>
        <mc:AlternateContent>
          <mc:Choice Requires="wps">
            <w:drawing>
              <wp:anchor distT="0" distB="0" distL="114300" distR="114300" simplePos="0" relativeHeight="251714560" behindDoc="0" locked="0" layoutInCell="1" allowOverlap="1" wp14:anchorId="033B64E1" wp14:editId="47D4B4AE">
                <wp:simplePos x="0" y="0"/>
                <wp:positionH relativeFrom="margin">
                  <wp:align>right</wp:align>
                </wp:positionH>
                <wp:positionV relativeFrom="paragraph">
                  <wp:posOffset>241537</wp:posOffset>
                </wp:positionV>
                <wp:extent cx="3110865"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3110865" cy="635"/>
                        </a:xfrm>
                        <a:prstGeom prst="rect">
                          <a:avLst/>
                        </a:prstGeom>
                        <a:solidFill>
                          <a:prstClr val="white"/>
                        </a:solidFill>
                        <a:ln>
                          <a:noFill/>
                        </a:ln>
                      </wps:spPr>
                      <wps:txbx>
                        <w:txbxContent>
                          <w:p w14:paraId="4A9CBBB7" w14:textId="103AF1AA" w:rsidR="008E67B1" w:rsidRPr="00DE52CE" w:rsidRDefault="008E67B1" w:rsidP="00084C37">
                            <w:pPr>
                              <w:pStyle w:val="Kpalrs"/>
                              <w:jc w:val="center"/>
                              <w:rPr>
                                <w:noProof/>
                              </w:rPr>
                            </w:pPr>
                            <w:r>
                              <w:rPr>
                                <w:noProof/>
                              </w:rPr>
                              <w:t>2</w:t>
                            </w:r>
                            <w:r w:rsidR="008D19B1">
                              <w:rPr>
                                <w:noProof/>
                              </w:rPr>
                              <w:t>4</w:t>
                            </w:r>
                            <w:r>
                              <w:t>. ábra Felső menüsor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3B64E1" id="Szövegdoboz 45" o:spid="_x0000_s1043" type="#_x0000_t202" style="position:absolute;left:0;text-align:left;margin-left:193.75pt;margin-top:19pt;width:244.95pt;height:.05pt;z-index:251714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" stroked="f">
                <v:textbox style="mso-fit-shape-to-text:t" inset="0,0,0,0">
                  <w:txbxContent>
                    <w:p w14:paraId="4A9CBBB7" w14:textId="103AF1AA" w:rsidR="008E67B1" w:rsidRPr="00DE52CE" w:rsidRDefault="008E67B1" w:rsidP="00084C37">
                      <w:pPr>
                        <w:pStyle w:val="Kpalrs"/>
                        <w:jc w:val="center"/>
                        <w:rPr>
                          <w:noProof/>
                        </w:rPr>
                      </w:pPr>
                      <w:r>
                        <w:rPr>
                          <w:noProof/>
                        </w:rPr>
                        <w:t>2</w:t>
                      </w:r>
                      <w:r w:rsidR="008D19B1">
                        <w:rPr>
                          <w:noProof/>
                        </w:rPr>
                        <w:t>4</w:t>
                      </w:r>
                      <w:r>
                        <w:t>. ábra Felső menüsor</w:t>
                      </w:r>
                    </w:p>
                  </w:txbxContent>
                </v:textbox>
                <w10:wrap type="square" anchorx="margin"/>
              </v:shape>
            </w:pict>
          </mc:Fallback>
        </mc:AlternateContent>
      </w:r>
      <w:r>
        <w:t>HTML tag: div</w:t>
      </w:r>
    </w:p>
    <w:p w14:paraId="52AEF3AA" w14:textId="152F596A" w:rsidR="00BE3800" w:rsidRDefault="00BE3800" w:rsidP="00084C37">
      <w:pPr>
        <w:pStyle w:val="szdszveg"/>
        <w:ind w:firstLine="0"/>
      </w:pPr>
      <w:r>
        <w:t>Hozzá tartozó CSS osztályok: navbar navbar-expand-lg navbar-dark bg-dark</w:t>
      </w:r>
    </w:p>
    <w:p w14:paraId="1CC6B593" w14:textId="705C3D80" w:rsidR="00BE3800" w:rsidRDefault="00BE3800" w:rsidP="00084C37">
      <w:pPr>
        <w:pStyle w:val="szdszveg"/>
        <w:ind w:firstLine="0"/>
      </w:pPr>
      <w:r>
        <w:t>Terméknév: Egy szöveg a termék nevével.</w:t>
      </w:r>
    </w:p>
    <w:p w14:paraId="0E3082B3" w14:textId="2D190071" w:rsidR="00BE3800" w:rsidRDefault="00BE3800" w:rsidP="00084C37">
      <w:pPr>
        <w:pStyle w:val="szdszveg"/>
        <w:ind w:firstLine="0"/>
      </w:pPr>
      <w:r>
        <w:t>CSS osztály: navbar-brand</w:t>
      </w:r>
    </w:p>
    <w:p w14:paraId="4A419196" w14:textId="77777777" w:rsidR="00BE3800" w:rsidRDefault="00BE3800" w:rsidP="00BE3800">
      <w:pPr>
        <w:pStyle w:val="szdszveg"/>
      </w:pPr>
      <w:r w:rsidRPr="00084C37">
        <w:rPr>
          <w:b/>
          <w:u w:val="single"/>
        </w:rPr>
        <w:t>Menüelem tároló:</w:t>
      </w:r>
      <w:r>
        <w:t xml:space="preserve"> Ebben a tárolóban helyezkednek el a menüelemek egymás utáni sorban az autentikáció függvényében. Mobilos nézetben ez a menüsor függőleges és összezárható formátumúra vált át magától.</w:t>
      </w:r>
    </w:p>
    <w:p w14:paraId="2B7FA8CB" w14:textId="6DF78D0E" w:rsidR="00BE3800" w:rsidRDefault="00BE3800" w:rsidP="00084C37">
      <w:pPr>
        <w:pStyle w:val="szdszveg"/>
        <w:ind w:firstLine="0"/>
      </w:pPr>
      <w:r>
        <w:t>HTML tag: div</w:t>
      </w:r>
      <w:r w:rsidR="005A375D">
        <w:t xml:space="preserve">; </w:t>
      </w:r>
      <w:r>
        <w:t>CSS osztályok: collapse navbar-collapse</w:t>
      </w:r>
    </w:p>
    <w:p w14:paraId="5B7B3F46" w14:textId="77777777" w:rsidR="00BE3800" w:rsidRDefault="00BE3800" w:rsidP="00BE3800">
      <w:pPr>
        <w:pStyle w:val="szdszveg"/>
      </w:pPr>
      <w:r w:rsidRPr="00084C37">
        <w:rPr>
          <w:b/>
          <w:u w:val="single"/>
        </w:rPr>
        <w:t>Menüelemek:</w:t>
      </w:r>
      <w:r>
        <w:t xml:space="preserve"> Linkek az egyes menük eléréséhez. Egyes esetekben lenyíló menü lehet, mely kattintásra nyílik le. A menüelem tárolón belül egy számozatlan listaként jeleníti meg a menüelemeket, amelyek egy linket tartalmaznak a különböző oldalakhoz.</w:t>
      </w:r>
    </w:p>
    <w:p w14:paraId="3C4D3488" w14:textId="424A4F71" w:rsidR="00BE3800" w:rsidRDefault="00BE3800" w:rsidP="00084C37">
      <w:pPr>
        <w:pStyle w:val="szdszveg"/>
        <w:ind w:firstLine="0"/>
      </w:pPr>
      <w:r>
        <w:t>HTML tag: a</w:t>
      </w:r>
      <w:r w:rsidR="005A375D">
        <w:t xml:space="preserve">; </w:t>
      </w:r>
      <w:r>
        <w:t>CSS osztályok a számozatlan listához:navbar-nav mr-auto</w:t>
      </w:r>
    </w:p>
    <w:p w14:paraId="78E518CC" w14:textId="77777777" w:rsidR="00BE3800" w:rsidRDefault="00BE3800" w:rsidP="00084C37">
      <w:pPr>
        <w:pStyle w:val="szdszveg"/>
        <w:ind w:firstLine="0"/>
      </w:pPr>
      <w:r>
        <w:t>CSS osztályok a lista elemekhez: nav-item</w:t>
      </w:r>
    </w:p>
    <w:p w14:paraId="692505BD" w14:textId="6C6156CA" w:rsidR="00BE3800" w:rsidRDefault="00BE3800" w:rsidP="00084C37">
      <w:pPr>
        <w:pStyle w:val="szdszveg"/>
        <w:ind w:firstLine="0"/>
      </w:pPr>
      <w:r>
        <w:t>CSS osztályok az oldalakra mutató linkekhez a listaelemen belül: nav-link</w:t>
      </w:r>
    </w:p>
    <w:p w14:paraId="4C5A1E64" w14:textId="77777777" w:rsidR="00BE3800" w:rsidRDefault="00BE3800" w:rsidP="00BE3800">
      <w:pPr>
        <w:pStyle w:val="szdszveg"/>
      </w:pPr>
      <w:r w:rsidRPr="00084C37">
        <w:rPr>
          <w:b/>
          <w:u w:val="single"/>
        </w:rPr>
        <w:t>Lenyíló menü:</w:t>
      </w:r>
      <w:r>
        <w:t xml:space="preserve"> Kattintásra egy almenü lesz látható. A lenyílás lehetőségét apró nyíl jelzi az elem jobb oldalán.</w:t>
      </w:r>
    </w:p>
    <w:p w14:paraId="3A58B81E" w14:textId="0D808D53" w:rsidR="00BE3800" w:rsidRDefault="00BE3800" w:rsidP="00084C37">
      <w:pPr>
        <w:pStyle w:val="szdszveg"/>
        <w:ind w:firstLine="0"/>
      </w:pPr>
      <w:r>
        <w:t>HTML tag: div</w:t>
      </w:r>
      <w:r w:rsidR="005A375D">
        <w:t xml:space="preserve">; </w:t>
      </w:r>
      <w:r>
        <w:t>CSS osztályok: dropdown-menu bg-dark show</w:t>
      </w:r>
    </w:p>
    <w:p w14:paraId="789C1742" w14:textId="77777777" w:rsidR="00BE3800" w:rsidRDefault="00BE3800" w:rsidP="00BE3800">
      <w:pPr>
        <w:pStyle w:val="szdszveg"/>
      </w:pPr>
      <w:r w:rsidRPr="00084C37">
        <w:rPr>
          <w:b/>
          <w:u w:val="single"/>
        </w:rPr>
        <w:t>Lenyíló menüelem:</w:t>
      </w:r>
      <w:r>
        <w:t xml:space="preserve"> Az almenük megjelenítése linkek formájában.</w:t>
      </w:r>
    </w:p>
    <w:p w14:paraId="5DC01217" w14:textId="5625976E" w:rsidR="00BE3800" w:rsidRDefault="00BE3800" w:rsidP="00084C37">
      <w:pPr>
        <w:pStyle w:val="szdszveg"/>
        <w:ind w:firstLine="0"/>
      </w:pPr>
      <w:r>
        <w:t>HTML tag: a</w:t>
      </w:r>
      <w:r w:rsidR="005A375D">
        <w:t xml:space="preserve">; </w:t>
      </w:r>
      <w:r>
        <w:t>CSS osztályok: dropdown-item</w:t>
      </w:r>
    </w:p>
    <w:p w14:paraId="2C82EE79" w14:textId="77777777" w:rsidR="00BE3800" w:rsidRDefault="00BE3800" w:rsidP="00084C37">
      <w:pPr>
        <w:pStyle w:val="szdszveg"/>
        <w:ind w:firstLine="0"/>
      </w:pPr>
      <w:r>
        <w:lastRenderedPageBreak/>
        <w:t>Oldal tartalom: Ezen a helyen jelennek majd meg a különböző oldalak a menüsávtól függetlenül.</w:t>
      </w:r>
    </w:p>
    <w:p w14:paraId="0E23DF13" w14:textId="77777777" w:rsidR="00BE3800" w:rsidRPr="00084C37" w:rsidRDefault="00BE3800" w:rsidP="00BE3800">
      <w:pPr>
        <w:pStyle w:val="szdszveg"/>
        <w:rPr>
          <w:b/>
          <w:u w:val="single"/>
        </w:rPr>
      </w:pPr>
      <w:r w:rsidRPr="00084C37">
        <w:rPr>
          <w:b/>
          <w:u w:val="single"/>
        </w:rPr>
        <w:t>Verzió/Kilépés:</w:t>
      </w:r>
    </w:p>
    <w:p w14:paraId="1131A70F" w14:textId="77777777" w:rsidR="00BE3800" w:rsidRDefault="00BE3800" w:rsidP="00084C37">
      <w:pPr>
        <w:pStyle w:val="szdszveg"/>
        <w:ind w:firstLine="0"/>
      </w:pPr>
      <w:r>
        <w:t>Bejelentkezett felhasználó esetében itt egy kijelentkezés gomb jelenik meg:</w:t>
      </w:r>
    </w:p>
    <w:p w14:paraId="2F4ED092" w14:textId="22D49181" w:rsidR="00BE3800" w:rsidRDefault="00BE3800" w:rsidP="00084C37">
      <w:pPr>
        <w:pStyle w:val="szdszveg"/>
        <w:ind w:firstLine="0"/>
      </w:pPr>
      <w:r>
        <w:t>HTML tag: button</w:t>
      </w:r>
      <w:r w:rsidR="005A375D">
        <w:t xml:space="preserve">; </w:t>
      </w:r>
      <w:r>
        <w:t>CSS osztályok: btn btn-danger my-2 my-sm-0 ml-3</w:t>
      </w:r>
    </w:p>
    <w:p w14:paraId="7DA43C7D" w14:textId="230BE474" w:rsidR="00BE3800" w:rsidRDefault="00BE3800" w:rsidP="00084C37">
      <w:pPr>
        <w:pStyle w:val="szdszveg"/>
        <w:ind w:firstLine="0"/>
      </w:pPr>
      <w:r>
        <w:t>Nem bejelentkezett felhasználó esetén a szoftver verziószáma jelenik meg:</w:t>
      </w:r>
    </w:p>
    <w:p w14:paraId="7C31BB47" w14:textId="700596BA" w:rsidR="00536D6C" w:rsidRDefault="00BE3800" w:rsidP="00084C37">
      <w:pPr>
        <w:pStyle w:val="szdszveg"/>
        <w:ind w:firstLine="0"/>
      </w:pPr>
      <w:r>
        <w:t>HMTL tag: div</w:t>
      </w:r>
      <w:r w:rsidR="005A375D">
        <w:t xml:space="preserve">; </w:t>
      </w:r>
      <w:r>
        <w:t>CSS osztályok: my-2 my-sm-0 ml-3</w:t>
      </w:r>
    </w:p>
    <w:p w14:paraId="7FED8EB1" w14:textId="17DEB099" w:rsidR="00536D6C" w:rsidRDefault="00536D6C" w:rsidP="00084C37">
      <w:pPr>
        <w:pStyle w:val="szdcmsor3"/>
      </w:pPr>
      <w:bookmarkStart w:id="67" w:name="_Toc196410062"/>
      <w:r>
        <w:t>Bejelentkező képernyő</w:t>
      </w:r>
      <w:bookmarkEnd w:id="67"/>
    </w:p>
    <w:p w14:paraId="750E726B" w14:textId="1909D33A" w:rsidR="00490012" w:rsidRDefault="0051641B">
      <w:pPr>
        <w:pStyle w:val="szdszveg"/>
      </w:pPr>
      <w:r>
        <w:t>A fő képernyő bejelentkezésre alkalmas. Egy középre igazított ablakban megjelenő form amelynek két eleme van: felhasználónév, jelszó. Ezen túl egy submit gomb post üzenet formájában továbbítja az adatokat a szerver felé a “/” oldalra. Az oldal hátterében egy SVG fájl megjelenítése biztosítja a modern megjelenést.</w:t>
      </w:r>
    </w:p>
    <w:p w14:paraId="7F3F35F9" w14:textId="482B92E2" w:rsidR="0051641B" w:rsidRPr="00084C37" w:rsidRDefault="0051641B" w:rsidP="0051641B">
      <w:pPr>
        <w:pStyle w:val="szdszveg"/>
        <w:rPr>
          <w:b/>
          <w:u w:val="single"/>
        </w:rPr>
      </w:pPr>
      <w:r w:rsidRPr="00084C37">
        <w:rPr>
          <w:b/>
          <w:u w:val="single"/>
        </w:rPr>
        <w:t>Bejelentkező ablak:</w:t>
      </w:r>
    </w:p>
    <w:p w14:paraId="37067FFA" w14:textId="540EBA3A" w:rsidR="0051641B" w:rsidRDefault="0051641B" w:rsidP="00084C37">
      <w:pPr>
        <w:pStyle w:val="szdszveg"/>
        <w:ind w:firstLine="0"/>
      </w:pPr>
      <w:r>
        <w:t>HTML tag: div</w:t>
      </w:r>
    </w:p>
    <w:p w14:paraId="0F6870AA" w14:textId="50FC1A3B" w:rsidR="0051641B" w:rsidRDefault="0051641B" w:rsidP="00084C37">
      <w:pPr>
        <w:pStyle w:val="szdszveg"/>
        <w:ind w:firstLine="0"/>
      </w:pPr>
      <w:r>
        <w:t>CSS:</w:t>
      </w:r>
    </w:p>
    <w:p w14:paraId="34B6F13E" w14:textId="362C61F0" w:rsidR="0051641B" w:rsidRDefault="0051641B" w:rsidP="00084C37">
      <w:pPr>
        <w:pStyle w:val="szdforrskd"/>
      </w:pPr>
      <w:r>
        <w:t xml:space="preserve">    background-color: #ffffff;</w:t>
      </w:r>
    </w:p>
    <w:p w14:paraId="695195F0" w14:textId="194F0757" w:rsidR="0051641B" w:rsidRDefault="0051641B" w:rsidP="00084C37">
      <w:pPr>
        <w:pStyle w:val="szdforrskd"/>
      </w:pPr>
      <w:r>
        <w:t xml:space="preserve">    border-radius: 8px;</w:t>
      </w:r>
    </w:p>
    <w:p w14:paraId="79F1FDC9" w14:textId="729EB346" w:rsidR="0051641B" w:rsidRDefault="0051641B" w:rsidP="00084C37">
      <w:pPr>
        <w:pStyle w:val="szdforrskd"/>
      </w:pPr>
      <w:r>
        <w:t xml:space="preserve">    box-shadow: 0 4px 10px rgba(0, 0, 0, 0.1);</w:t>
      </w:r>
    </w:p>
    <w:p w14:paraId="53A213E9" w14:textId="7715F980" w:rsidR="0051641B" w:rsidRDefault="0051641B" w:rsidP="00084C37">
      <w:pPr>
        <w:pStyle w:val="szdforrskd"/>
      </w:pPr>
      <w:r>
        <w:t xml:space="preserve">    padding: 30px;</w:t>
      </w:r>
    </w:p>
    <w:p w14:paraId="0BE2B048" w14:textId="4D50695C" w:rsidR="0051641B" w:rsidRDefault="00550189" w:rsidP="00084C37">
      <w:pPr>
        <w:pStyle w:val="szdforrskd"/>
      </w:pPr>
      <w:r>
        <w:rPr>
          <w:noProof/>
        </w:rPr>
        <w:drawing>
          <wp:anchor distT="0" distB="0" distL="114300" distR="114300" simplePos="0" relativeHeight="251715584" behindDoc="0" locked="0" layoutInCell="1" allowOverlap="1" wp14:anchorId="3814922E" wp14:editId="6691D5FD">
            <wp:simplePos x="0" y="0"/>
            <wp:positionH relativeFrom="column">
              <wp:posOffset>2703706</wp:posOffset>
            </wp:positionH>
            <wp:positionV relativeFrom="paragraph">
              <wp:posOffset>49357</wp:posOffset>
            </wp:positionV>
            <wp:extent cx="3293745" cy="1979930"/>
            <wp:effectExtent l="0" t="0" r="1905" b="1270"/>
            <wp:wrapSquare wrapText="bothSides"/>
            <wp:docPr id="46" name="Kép 46" descr="C:\Users\badinszkydb\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inszkydb\Downloads\pages.drawio (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93745"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41B">
        <w:t xml:space="preserve">    text-align: center;</w:t>
      </w:r>
    </w:p>
    <w:p w14:paraId="7286363C" w14:textId="55FAF663" w:rsidR="0051641B" w:rsidRDefault="0051641B" w:rsidP="00084C37">
      <w:pPr>
        <w:pStyle w:val="szdforrskd"/>
      </w:pPr>
      <w:r>
        <w:t xml:space="preserve">    width: 300px;</w:t>
      </w:r>
    </w:p>
    <w:p w14:paraId="21DB8200" w14:textId="239E6457" w:rsidR="0051641B" w:rsidRPr="00084C37" w:rsidRDefault="0051641B" w:rsidP="0051641B">
      <w:pPr>
        <w:pStyle w:val="szdszveg"/>
        <w:rPr>
          <w:b/>
          <w:u w:val="single"/>
        </w:rPr>
      </w:pPr>
      <w:r w:rsidRPr="00084C37">
        <w:rPr>
          <w:b/>
          <w:u w:val="single"/>
        </w:rPr>
        <w:t>Felhasználónév:</w:t>
      </w:r>
    </w:p>
    <w:p w14:paraId="7D170A8B" w14:textId="186A8198" w:rsidR="0051641B" w:rsidRDefault="0051641B" w:rsidP="00084C37">
      <w:pPr>
        <w:pStyle w:val="szdszveg"/>
        <w:ind w:firstLine="0"/>
      </w:pPr>
      <w:r>
        <w:t>HTML tag: input&gt;text</w:t>
      </w:r>
    </w:p>
    <w:p w14:paraId="55DF8F19" w14:textId="7301FD3B" w:rsidR="0051641B" w:rsidRDefault="0051641B" w:rsidP="00084C37">
      <w:pPr>
        <w:pStyle w:val="szdszveg"/>
        <w:ind w:firstLine="0"/>
      </w:pPr>
      <w:r>
        <w:t>Form name: name</w:t>
      </w:r>
    </w:p>
    <w:p w14:paraId="77FC80D0" w14:textId="4E79E97F" w:rsidR="0051641B" w:rsidRDefault="0051641B" w:rsidP="00084C37">
      <w:pPr>
        <w:pStyle w:val="szdszveg"/>
        <w:ind w:firstLine="0"/>
      </w:pPr>
      <w:r>
        <w:t>Megjelenítendő szöveg: Username</w:t>
      </w:r>
    </w:p>
    <w:p w14:paraId="2CE69164" w14:textId="43336135" w:rsidR="0051641B" w:rsidRPr="00084C37" w:rsidRDefault="0051641B" w:rsidP="0051641B">
      <w:pPr>
        <w:pStyle w:val="szdszveg"/>
        <w:rPr>
          <w:b/>
          <w:u w:val="single"/>
        </w:rPr>
      </w:pPr>
      <w:r w:rsidRPr="00084C37">
        <w:rPr>
          <w:b/>
          <w:u w:val="single"/>
        </w:rPr>
        <w:t>Jelszó:</w:t>
      </w:r>
    </w:p>
    <w:p w14:paraId="24647D79" w14:textId="383C627C" w:rsidR="0051641B" w:rsidRDefault="0051641B" w:rsidP="00084C37">
      <w:pPr>
        <w:pStyle w:val="szdszveg"/>
        <w:ind w:firstLine="0"/>
      </w:pPr>
      <w:r>
        <w:t>HTML tag: input&gt;password</w:t>
      </w:r>
    </w:p>
    <w:p w14:paraId="63552618" w14:textId="6A555430" w:rsidR="0051641B" w:rsidRDefault="0051641B" w:rsidP="00084C37">
      <w:pPr>
        <w:pStyle w:val="szdszveg"/>
        <w:ind w:firstLine="0"/>
      </w:pPr>
      <w:r>
        <w:t>Form name: password</w:t>
      </w:r>
    </w:p>
    <w:p w14:paraId="14C3D8F3" w14:textId="668BA60D" w:rsidR="0051641B" w:rsidRDefault="00550189" w:rsidP="00084C37">
      <w:pPr>
        <w:pStyle w:val="szdszveg"/>
        <w:ind w:firstLine="0"/>
      </w:pPr>
      <w:r>
        <w:rPr>
          <w:noProof/>
        </w:rPr>
        <mc:AlternateContent>
          <mc:Choice Requires="wps">
            <w:drawing>
              <wp:anchor distT="0" distB="0" distL="114300" distR="114300" simplePos="0" relativeHeight="251717632" behindDoc="0" locked="0" layoutInCell="1" allowOverlap="1" wp14:anchorId="41F2D3FC" wp14:editId="0BCD6DCA">
                <wp:simplePos x="0" y="0"/>
                <wp:positionH relativeFrom="column">
                  <wp:posOffset>2729742</wp:posOffset>
                </wp:positionH>
                <wp:positionV relativeFrom="paragraph">
                  <wp:posOffset>3999</wp:posOffset>
                </wp:positionV>
                <wp:extent cx="3293745"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wps:spPr>
                      <wps:txbx>
                        <w:txbxContent>
                          <w:p w14:paraId="5E6BD711" w14:textId="33A583AB" w:rsidR="008E67B1" w:rsidRPr="00A71D5D" w:rsidRDefault="008E67B1" w:rsidP="00906815">
                            <w:pPr>
                              <w:pStyle w:val="Kpalrs"/>
                              <w:jc w:val="center"/>
                              <w:rPr>
                                <w:noProof/>
                              </w:rPr>
                            </w:pPr>
                            <w:r>
                              <w:rPr>
                                <w:noProof/>
                              </w:rPr>
                              <w:t>2</w:t>
                            </w:r>
                            <w:r w:rsidR="008D19B1">
                              <w:rPr>
                                <w:noProof/>
                              </w:rPr>
                              <w:t>5</w:t>
                            </w:r>
                            <w:r>
                              <w:t>. ábra Bejelentkező 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2D3FC" id="Szövegdoboz 47" o:spid="_x0000_s1044" type="#_x0000_t202" style="position:absolute;left:0;text-align:left;margin-left:214.95pt;margin-top:.3pt;width:25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" stroked="f">
                <v:textbox style="mso-fit-shape-to-text:t" inset="0,0,0,0">
                  <w:txbxContent>
                    <w:p w14:paraId="5E6BD711" w14:textId="33A583AB" w:rsidR="008E67B1" w:rsidRPr="00A71D5D" w:rsidRDefault="008E67B1" w:rsidP="00906815">
                      <w:pPr>
                        <w:pStyle w:val="Kpalrs"/>
                        <w:jc w:val="center"/>
                        <w:rPr>
                          <w:noProof/>
                        </w:rPr>
                      </w:pPr>
                      <w:r>
                        <w:rPr>
                          <w:noProof/>
                        </w:rPr>
                        <w:t>2</w:t>
                      </w:r>
                      <w:r w:rsidR="008D19B1">
                        <w:rPr>
                          <w:noProof/>
                        </w:rPr>
                        <w:t>5</w:t>
                      </w:r>
                      <w:r>
                        <w:t>. ábra Bejelentkező képernyő</w:t>
                      </w:r>
                    </w:p>
                  </w:txbxContent>
                </v:textbox>
                <w10:wrap type="square"/>
              </v:shape>
            </w:pict>
          </mc:Fallback>
        </mc:AlternateContent>
      </w:r>
      <w:r w:rsidR="0051641B">
        <w:t>Megjelenítendő szöveg: Password</w:t>
      </w:r>
    </w:p>
    <w:p w14:paraId="38669408" w14:textId="77777777" w:rsidR="0051641B" w:rsidRPr="00084C37" w:rsidRDefault="0051641B" w:rsidP="0051641B">
      <w:pPr>
        <w:pStyle w:val="szdszveg"/>
        <w:rPr>
          <w:b/>
          <w:u w:val="single"/>
        </w:rPr>
      </w:pPr>
      <w:r w:rsidRPr="00084C37">
        <w:rPr>
          <w:b/>
          <w:u w:val="single"/>
        </w:rPr>
        <w:t>Bejelentkezés gomb:</w:t>
      </w:r>
    </w:p>
    <w:p w14:paraId="5249C1C2" w14:textId="77777777" w:rsidR="0051641B" w:rsidRDefault="0051641B" w:rsidP="00084C37">
      <w:pPr>
        <w:pStyle w:val="szdszveg"/>
        <w:ind w:firstLine="0"/>
      </w:pPr>
      <w:r>
        <w:t>HTML tag: button&gt;submit</w:t>
      </w:r>
    </w:p>
    <w:p w14:paraId="729B1AEC" w14:textId="77777777" w:rsidR="0051641B" w:rsidRDefault="0051641B" w:rsidP="00084C37">
      <w:pPr>
        <w:pStyle w:val="szdszveg"/>
        <w:ind w:firstLine="0"/>
      </w:pPr>
      <w:r>
        <w:t>CSS osztály: submit-btn</w:t>
      </w:r>
    </w:p>
    <w:p w14:paraId="58D5D544" w14:textId="23EFF323" w:rsidR="00F71751" w:rsidRDefault="0051641B" w:rsidP="00084C37">
      <w:pPr>
        <w:pStyle w:val="szdszveg"/>
        <w:ind w:firstLine="0"/>
      </w:pPr>
      <w:r>
        <w:t>Megjelenítendő szöveg: Login</w:t>
      </w:r>
    </w:p>
    <w:p w14:paraId="474F42B5" w14:textId="77777777" w:rsidR="00F71751" w:rsidRDefault="00F71751">
      <w:r>
        <w:br w:type="page"/>
      </w:r>
    </w:p>
    <w:p w14:paraId="174459D8" w14:textId="20CD6263" w:rsidR="00F71751" w:rsidRDefault="002D2871" w:rsidP="00F71751">
      <w:pPr>
        <w:pStyle w:val="szdcmsor3"/>
      </w:pPr>
      <w:bookmarkStart w:id="68" w:name="_Toc196410063"/>
      <w:r>
        <w:lastRenderedPageBreak/>
        <w:t>Cégbemutató</w:t>
      </w:r>
      <w:r w:rsidR="00F71751">
        <w:t xml:space="preserve"> oldal</w:t>
      </w:r>
      <w:bookmarkEnd w:id="68"/>
    </w:p>
    <w:p w14:paraId="7E6D051F" w14:textId="3C02D84B" w:rsidR="00F71751" w:rsidRDefault="00DD12EF" w:rsidP="00F71751">
      <w:pPr>
        <w:pStyle w:val="szdszveg"/>
      </w:pPr>
      <w:r>
        <w:rPr>
          <w:noProof/>
        </w:rPr>
        <w:drawing>
          <wp:anchor distT="0" distB="0" distL="114300" distR="114300" simplePos="0" relativeHeight="251718656" behindDoc="0" locked="0" layoutInCell="1" allowOverlap="1" wp14:anchorId="5D7EC678" wp14:editId="204FC2F1">
            <wp:simplePos x="0" y="0"/>
            <wp:positionH relativeFrom="margin">
              <wp:posOffset>2409140</wp:posOffset>
            </wp:positionH>
            <wp:positionV relativeFrom="paragraph">
              <wp:posOffset>232954</wp:posOffset>
            </wp:positionV>
            <wp:extent cx="3370376" cy="1980000"/>
            <wp:effectExtent l="0" t="0" r="1905" b="1270"/>
            <wp:wrapSquare wrapText="bothSides"/>
            <wp:docPr id="48" name="Kép 48" descr="C:\Users\badinszkydb\Downloads\pages.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inszkydb\Downloads\pages.drawio (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0376" cy="1980000"/>
                    </a:xfrm>
                    <a:prstGeom prst="rect">
                      <a:avLst/>
                    </a:prstGeom>
                    <a:noFill/>
                    <a:ln>
                      <a:noFill/>
                    </a:ln>
                  </pic:spPr>
                </pic:pic>
              </a:graphicData>
            </a:graphic>
          </wp:anchor>
        </w:drawing>
      </w:r>
      <w:r w:rsidR="00F71751">
        <w:t xml:space="preserve">Az oldal a cég bemutatására szolgál. A szöveg két részből áll, a felső részben az </w:t>
      </w:r>
      <w:r w:rsidR="00B0493A">
        <w:t>cégbemutató</w:t>
      </w:r>
      <w:r w:rsidR="00F71751">
        <w:t xml:space="preserve"> szöveg található figyelemfelhívó formátumban. Az alsó részben a cég által biztosított bemutatkozó szöveg.</w:t>
      </w:r>
    </w:p>
    <w:p w14:paraId="0C54EDB4" w14:textId="76AD8720" w:rsidR="00F71751" w:rsidRPr="00084C37" w:rsidRDefault="00B0493A" w:rsidP="00F71751">
      <w:pPr>
        <w:pStyle w:val="szdszveg"/>
        <w:rPr>
          <w:b/>
          <w:u w:val="single"/>
        </w:rPr>
      </w:pPr>
      <w:r>
        <w:rPr>
          <w:b/>
          <w:u w:val="single"/>
        </w:rPr>
        <w:t>Cégbemutató</w:t>
      </w:r>
      <w:r w:rsidR="00F71751" w:rsidRPr="00084C37">
        <w:rPr>
          <w:b/>
          <w:u w:val="single"/>
        </w:rPr>
        <w:t xml:space="preserve"> szöveg:</w:t>
      </w:r>
    </w:p>
    <w:p w14:paraId="312FBF80" w14:textId="77777777" w:rsidR="00F71751" w:rsidRDefault="00F71751" w:rsidP="00084C37">
      <w:pPr>
        <w:pStyle w:val="szdszveg"/>
        <w:ind w:firstLine="0"/>
      </w:pPr>
      <w:r>
        <w:t>HTML tag: h2</w:t>
      </w:r>
    </w:p>
    <w:p w14:paraId="23EAFDEA" w14:textId="139507F3" w:rsidR="00807593" w:rsidRDefault="00F71751" w:rsidP="00084C37">
      <w:pPr>
        <w:pStyle w:val="szdszveg"/>
        <w:ind w:firstLine="0"/>
      </w:pPr>
      <w:r>
        <w:t>CSS: pl-5 pr-5</w:t>
      </w:r>
    </w:p>
    <w:p w14:paraId="0454E7B4" w14:textId="77777777" w:rsidR="00F71751" w:rsidRPr="00084C37" w:rsidRDefault="00F71751" w:rsidP="00F71751">
      <w:pPr>
        <w:pStyle w:val="szdszveg"/>
        <w:rPr>
          <w:b/>
          <w:u w:val="single"/>
        </w:rPr>
      </w:pPr>
      <w:r w:rsidRPr="00084C37">
        <w:rPr>
          <w:b/>
          <w:u w:val="single"/>
        </w:rPr>
        <w:t>Szövegtörzs:</w:t>
      </w:r>
    </w:p>
    <w:p w14:paraId="4849A893" w14:textId="77777777" w:rsidR="00F71751" w:rsidRDefault="00F71751" w:rsidP="00084C37">
      <w:pPr>
        <w:pStyle w:val="szdszveg"/>
        <w:ind w:firstLine="0"/>
      </w:pPr>
      <w:r>
        <w:t>HTML tag: p</w:t>
      </w:r>
    </w:p>
    <w:p w14:paraId="74440282" w14:textId="688B4696" w:rsidR="00CA7E76" w:rsidRDefault="00DD12EF" w:rsidP="00084C37">
      <w:pPr>
        <w:pStyle w:val="szdszveg"/>
        <w:ind w:firstLine="0"/>
      </w:pPr>
      <w:r>
        <w:rPr>
          <w:noProof/>
        </w:rPr>
        <mc:AlternateContent>
          <mc:Choice Requires="wps">
            <w:drawing>
              <wp:anchor distT="0" distB="0" distL="114300" distR="114300" simplePos="0" relativeHeight="251720704" behindDoc="0" locked="0" layoutInCell="1" allowOverlap="1" wp14:anchorId="19F81298" wp14:editId="421FD271">
                <wp:simplePos x="0" y="0"/>
                <wp:positionH relativeFrom="margin">
                  <wp:align>right</wp:align>
                </wp:positionH>
                <wp:positionV relativeFrom="paragraph">
                  <wp:posOffset>10902</wp:posOffset>
                </wp:positionV>
                <wp:extent cx="3369945" cy="635"/>
                <wp:effectExtent l="0" t="0" r="1905" b="0"/>
                <wp:wrapSquare wrapText="bothSides"/>
                <wp:docPr id="49" name="Szövegdoboz 49"/>
                <wp:cNvGraphicFramePr/>
                <a:graphic xmlns:a="http://schemas.openxmlformats.org/drawingml/2006/main">
                  <a:graphicData uri="http://schemas.microsoft.com/office/word/2010/wordprocessingShape">
                    <wps:wsp>
                      <wps:cNvSpPr txBox="1"/>
                      <wps:spPr>
                        <a:xfrm>
                          <a:off x="0" y="0"/>
                          <a:ext cx="3369945" cy="635"/>
                        </a:xfrm>
                        <a:prstGeom prst="rect">
                          <a:avLst/>
                        </a:prstGeom>
                        <a:solidFill>
                          <a:prstClr val="white"/>
                        </a:solidFill>
                        <a:ln>
                          <a:noFill/>
                        </a:ln>
                      </wps:spPr>
                      <wps:txbx>
                        <w:txbxContent>
                          <w:p w14:paraId="5676AA2B" w14:textId="28BB6B54" w:rsidR="008E67B1" w:rsidRPr="009B314C" w:rsidRDefault="008E67B1" w:rsidP="00084C37">
                            <w:pPr>
                              <w:pStyle w:val="Kpalrs"/>
                              <w:jc w:val="center"/>
                              <w:rPr>
                                <w:noProof/>
                              </w:rPr>
                            </w:pPr>
                            <w:r>
                              <w:rPr>
                                <w:noProof/>
                              </w:rPr>
                              <w:t>2</w:t>
                            </w:r>
                            <w:r w:rsidR="008D19B1">
                              <w:rPr>
                                <w:noProof/>
                              </w:rPr>
                              <w:t>6</w:t>
                            </w:r>
                            <w:r>
                              <w:t>. ábra Cégbemutató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81298" id="Szövegdoboz 49" o:spid="_x0000_s1045" type="#_x0000_t202" style="position:absolute;left:0;text-align:left;margin-left:214.15pt;margin-top:.85pt;width:265.35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" stroked="f">
                <v:textbox style="mso-fit-shape-to-text:t" inset="0,0,0,0">
                  <w:txbxContent>
                    <w:p w14:paraId="5676AA2B" w14:textId="28BB6B54" w:rsidR="008E67B1" w:rsidRPr="009B314C" w:rsidRDefault="008E67B1" w:rsidP="00084C37">
                      <w:pPr>
                        <w:pStyle w:val="Kpalrs"/>
                        <w:jc w:val="center"/>
                        <w:rPr>
                          <w:noProof/>
                        </w:rPr>
                      </w:pPr>
                      <w:r>
                        <w:rPr>
                          <w:noProof/>
                        </w:rPr>
                        <w:t>2</w:t>
                      </w:r>
                      <w:r w:rsidR="008D19B1">
                        <w:rPr>
                          <w:noProof/>
                        </w:rPr>
                        <w:t>6</w:t>
                      </w:r>
                      <w:r>
                        <w:t>. ábra Cégbemutató oldal</w:t>
                      </w:r>
                    </w:p>
                  </w:txbxContent>
                </v:textbox>
                <w10:wrap type="square" anchorx="margin"/>
              </v:shape>
            </w:pict>
          </mc:Fallback>
        </mc:AlternateContent>
      </w:r>
      <w:r w:rsidR="00F71751">
        <w:t>CSS: pl-5 pr-5</w:t>
      </w:r>
    </w:p>
    <w:p w14:paraId="4398BF77" w14:textId="13CA7CA6" w:rsidR="00CA7E76" w:rsidRDefault="00CA7E76" w:rsidP="00CA7E76">
      <w:pPr>
        <w:pStyle w:val="szdcmsor3"/>
      </w:pPr>
      <w:bookmarkStart w:id="69" w:name="_Toc196410064"/>
      <w:r>
        <w:t>Vezérlőpult oldal</w:t>
      </w:r>
      <w:bookmarkEnd w:id="69"/>
    </w:p>
    <w:p w14:paraId="59AB1781" w14:textId="39471715" w:rsidR="00CA7E76" w:rsidRDefault="00DD12EF">
      <w:pPr>
        <w:pStyle w:val="szdszveg"/>
      </w:pPr>
      <w:r>
        <w:rPr>
          <w:noProof/>
        </w:rPr>
        <w:drawing>
          <wp:anchor distT="0" distB="0" distL="114300" distR="114300" simplePos="0" relativeHeight="251721728" behindDoc="0" locked="0" layoutInCell="1" allowOverlap="1" wp14:anchorId="307EA7B1" wp14:editId="7C05DDEF">
            <wp:simplePos x="0" y="0"/>
            <wp:positionH relativeFrom="column">
              <wp:posOffset>2406146</wp:posOffset>
            </wp:positionH>
            <wp:positionV relativeFrom="paragraph">
              <wp:posOffset>218134</wp:posOffset>
            </wp:positionV>
            <wp:extent cx="3357125" cy="1980000"/>
            <wp:effectExtent l="0" t="0" r="0" b="1270"/>
            <wp:wrapSquare wrapText="bothSides"/>
            <wp:docPr id="50" name="Kép 50" descr="C:\Users\badinszkydb\Downloads\pages.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inszkydb\Downloads\pages.drawio (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57125"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E76">
        <w:t>Az oldalon 5db csempe ikon található az 5 hierarchia típus megjelenítésére</w:t>
      </w:r>
      <w:r w:rsidR="00DC2703">
        <w:t>.</w:t>
      </w:r>
    </w:p>
    <w:p w14:paraId="13B1A8E0" w14:textId="77777777" w:rsidR="00CA7E76" w:rsidRPr="00084C37" w:rsidRDefault="00CA7E76" w:rsidP="00CA7E76">
      <w:pPr>
        <w:pStyle w:val="szdszveg"/>
        <w:rPr>
          <w:b/>
          <w:u w:val="single"/>
        </w:rPr>
      </w:pPr>
      <w:r w:rsidRPr="00084C37">
        <w:rPr>
          <w:b/>
          <w:u w:val="single"/>
        </w:rPr>
        <w:t>Csempe tároló:</w:t>
      </w:r>
    </w:p>
    <w:p w14:paraId="21A85A44" w14:textId="4A155419" w:rsidR="00CA7E76" w:rsidRDefault="00CA7E76" w:rsidP="00CA7E76">
      <w:pPr>
        <w:pStyle w:val="szdszveg"/>
      </w:pPr>
      <w:r>
        <w:t>A csempe elemek összefogására és középen tartására szolgál.</w:t>
      </w:r>
    </w:p>
    <w:p w14:paraId="529BA1B8" w14:textId="5A6226DB" w:rsidR="00CA7E76" w:rsidRDefault="00CA7E76" w:rsidP="00084C37">
      <w:pPr>
        <w:pStyle w:val="szdszveg"/>
        <w:ind w:firstLine="0"/>
      </w:pPr>
      <w:r>
        <w:t>HTML tag: div</w:t>
      </w:r>
    </w:p>
    <w:p w14:paraId="3797E078" w14:textId="06F1224D" w:rsidR="00CA7E76" w:rsidRDefault="00CA7E76" w:rsidP="00084C37">
      <w:pPr>
        <w:pStyle w:val="szdszveg"/>
        <w:ind w:firstLine="0"/>
      </w:pPr>
      <w:r>
        <w:t>CSS: pt-5 pr-5 pl-5</w:t>
      </w:r>
    </w:p>
    <w:p w14:paraId="588B2027" w14:textId="6FAEF080" w:rsidR="00CA7E76" w:rsidRDefault="00CA7E76" w:rsidP="00084C37">
      <w:pPr>
        <w:pStyle w:val="szdforrskd"/>
      </w:pPr>
      <w:r>
        <w:tab/>
        <w:t>display: flex;</w:t>
      </w:r>
    </w:p>
    <w:p w14:paraId="6C5D59B9" w14:textId="77777777" w:rsidR="00CA7E76" w:rsidRDefault="00CA7E76" w:rsidP="00084C37">
      <w:pPr>
        <w:pStyle w:val="szdforrskd"/>
      </w:pPr>
      <w:r>
        <w:t xml:space="preserve">    </w:t>
      </w:r>
      <w:r>
        <w:tab/>
        <w:t>flex-wrap: wrap;</w:t>
      </w:r>
    </w:p>
    <w:p w14:paraId="5447FB14" w14:textId="64FCDCC5" w:rsidR="00CA7E76" w:rsidRDefault="00CA7E76" w:rsidP="00084C37">
      <w:pPr>
        <w:pStyle w:val="szdforrskd"/>
      </w:pPr>
      <w:r>
        <w:t xml:space="preserve">    </w:t>
      </w:r>
      <w:r>
        <w:tab/>
        <w:t>gap: 20px;</w:t>
      </w:r>
    </w:p>
    <w:p w14:paraId="5F6E8A65" w14:textId="2113FB17" w:rsidR="00CA7E76" w:rsidRDefault="00CA7E76" w:rsidP="00084C37">
      <w:pPr>
        <w:pStyle w:val="szdforrskd"/>
      </w:pPr>
      <w:r>
        <w:t xml:space="preserve">    </w:t>
      </w:r>
      <w:r>
        <w:tab/>
        <w:t>justify-content: center;</w:t>
      </w:r>
    </w:p>
    <w:p w14:paraId="2EC0213B" w14:textId="53AE506D" w:rsidR="00CA7E76" w:rsidRPr="00084C37" w:rsidRDefault="00DD12EF" w:rsidP="00CA7E76">
      <w:pPr>
        <w:pStyle w:val="szdszveg"/>
        <w:rPr>
          <w:b/>
          <w:u w:val="single"/>
        </w:rPr>
      </w:pPr>
      <w:r>
        <w:rPr>
          <w:noProof/>
        </w:rPr>
        <mc:AlternateContent>
          <mc:Choice Requires="wps">
            <w:drawing>
              <wp:anchor distT="0" distB="0" distL="114300" distR="114300" simplePos="0" relativeHeight="251723776" behindDoc="0" locked="0" layoutInCell="1" allowOverlap="1" wp14:anchorId="682DDBDA" wp14:editId="7F1ECB50">
                <wp:simplePos x="0" y="0"/>
                <wp:positionH relativeFrom="column">
                  <wp:posOffset>2382331</wp:posOffset>
                </wp:positionH>
                <wp:positionV relativeFrom="paragraph">
                  <wp:posOffset>21672</wp:posOffset>
                </wp:positionV>
                <wp:extent cx="335661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32F2E03F" w14:textId="637DDD03" w:rsidR="008E67B1" w:rsidRPr="00966F38" w:rsidRDefault="008E67B1" w:rsidP="00084C37">
                            <w:pPr>
                              <w:pStyle w:val="Kpalrs"/>
                              <w:jc w:val="center"/>
                              <w:rPr>
                                <w:noProof/>
                              </w:rPr>
                            </w:pPr>
                            <w:r>
                              <w:rPr>
                                <w:noProof/>
                              </w:rPr>
                              <w:t>2</w:t>
                            </w:r>
                            <w:r w:rsidR="008D19B1">
                              <w:rPr>
                                <w:noProof/>
                              </w:rPr>
                              <w:t>7</w:t>
                            </w:r>
                            <w:r>
                              <w:rPr>
                                <w:noProof/>
                              </w:rPr>
                              <w:t>.</w:t>
                            </w:r>
                            <w:r>
                              <w:t xml:space="preserve"> ábra Vezérlőpult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DDBDA" id="Szövegdoboz 51" o:spid="_x0000_s1046" type="#_x0000_t202" style="position:absolute;left:0;text-align:left;margin-left:187.6pt;margin-top:1.7pt;width:264.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" stroked="f">
                <v:textbox style="mso-fit-shape-to-text:t" inset="0,0,0,0">
                  <w:txbxContent>
                    <w:p w14:paraId="32F2E03F" w14:textId="637DDD03" w:rsidR="008E67B1" w:rsidRPr="00966F38" w:rsidRDefault="008E67B1" w:rsidP="00084C37">
                      <w:pPr>
                        <w:pStyle w:val="Kpalrs"/>
                        <w:jc w:val="center"/>
                        <w:rPr>
                          <w:noProof/>
                        </w:rPr>
                      </w:pPr>
                      <w:r>
                        <w:rPr>
                          <w:noProof/>
                        </w:rPr>
                        <w:t>2</w:t>
                      </w:r>
                      <w:r w:rsidR="008D19B1">
                        <w:rPr>
                          <w:noProof/>
                        </w:rPr>
                        <w:t>7</w:t>
                      </w:r>
                      <w:r>
                        <w:rPr>
                          <w:noProof/>
                        </w:rPr>
                        <w:t>.</w:t>
                      </w:r>
                      <w:r>
                        <w:t xml:space="preserve"> ábra Vezérlőpult oldal</w:t>
                      </w:r>
                    </w:p>
                  </w:txbxContent>
                </v:textbox>
                <w10:wrap type="square"/>
              </v:shape>
            </w:pict>
          </mc:Fallback>
        </mc:AlternateContent>
      </w:r>
      <w:r w:rsidR="00CA7E76" w:rsidRPr="00084C37">
        <w:rPr>
          <w:b/>
          <w:u w:val="single"/>
        </w:rPr>
        <w:t>Csempék:</w:t>
      </w:r>
    </w:p>
    <w:p w14:paraId="5295D1B8" w14:textId="63A4EEAB" w:rsidR="00CA7E76" w:rsidRDefault="00CA7E76" w:rsidP="00CA7E76">
      <w:pPr>
        <w:pStyle w:val="szdszveg"/>
      </w:pPr>
      <w:r>
        <w:t>Minden elem típus esetén külön megjelenítendő csempe.</w:t>
      </w:r>
      <w:r w:rsidR="00807593">
        <w:t xml:space="preserve"> </w:t>
      </w:r>
      <w:r>
        <w:t>A megjelenítendő szöveg a típus neve és az adatbázisban található elemszám</w:t>
      </w:r>
      <w:r w:rsidR="00807593">
        <w:t>a</w:t>
      </w:r>
      <w:r>
        <w:t>.</w:t>
      </w:r>
    </w:p>
    <w:p w14:paraId="589B5B8E" w14:textId="77777777" w:rsidR="00CA7E76" w:rsidRDefault="00CA7E76" w:rsidP="00084C37">
      <w:pPr>
        <w:pStyle w:val="szdszveg"/>
        <w:ind w:firstLine="0"/>
      </w:pPr>
      <w:r>
        <w:t>HTML: a</w:t>
      </w:r>
    </w:p>
    <w:p w14:paraId="5FC0F7D9" w14:textId="77777777" w:rsidR="00DC2703" w:rsidRDefault="00CA7E76" w:rsidP="00084C37">
      <w:pPr>
        <w:pStyle w:val="szdszveg"/>
        <w:ind w:firstLine="0"/>
      </w:pPr>
      <w:r>
        <w:t xml:space="preserve">CSS: </w:t>
      </w:r>
    </w:p>
    <w:p w14:paraId="04A8C6B9" w14:textId="229CC799" w:rsidR="007B6234" w:rsidRDefault="007B6234" w:rsidP="00DC2703">
      <w:pPr>
        <w:pStyle w:val="szdforrskd"/>
        <w:sectPr w:rsidR="007B6234" w:rsidSect="003D3186">
          <w:footerReference w:type="default" r:id="rId48"/>
          <w:footerReference w:type="first" r:id="rId49"/>
          <w:pgSz w:w="11906" w:h="16838"/>
          <w:pgMar w:top="1418" w:right="1418" w:bottom="1418" w:left="1418" w:header="0" w:footer="709" w:gutter="284"/>
          <w:cols w:space="708"/>
          <w:formProt w:val="0"/>
          <w:titlePg/>
          <w:docGrid w:linePitch="360"/>
        </w:sectPr>
      </w:pPr>
    </w:p>
    <w:p w14:paraId="5B143D03" w14:textId="64FD7666" w:rsidR="00CA7E76" w:rsidRDefault="00DC2703" w:rsidP="00084C37">
      <w:pPr>
        <w:pStyle w:val="szdforrskd"/>
      </w:pPr>
      <w:r>
        <w:t xml:space="preserve"> </w:t>
      </w:r>
      <w:r w:rsidR="007B6234">
        <w:t xml:space="preserve">   </w:t>
      </w:r>
      <w:r w:rsidR="00CA7E76">
        <w:t>background-color: #0078d4;</w:t>
      </w:r>
    </w:p>
    <w:p w14:paraId="3275818B" w14:textId="77777777" w:rsidR="00CA7E76" w:rsidRDefault="00CA7E76" w:rsidP="00084C37">
      <w:pPr>
        <w:pStyle w:val="szdforrskd"/>
      </w:pPr>
      <w:r>
        <w:t xml:space="preserve">    color: white;</w:t>
      </w:r>
    </w:p>
    <w:p w14:paraId="60F78916" w14:textId="77777777" w:rsidR="00CA7E76" w:rsidRDefault="00CA7E76" w:rsidP="00084C37">
      <w:pPr>
        <w:pStyle w:val="szdforrskd"/>
      </w:pPr>
      <w:r>
        <w:t xml:space="preserve">    width: 200px;</w:t>
      </w:r>
    </w:p>
    <w:p w14:paraId="1352F7CC" w14:textId="77777777" w:rsidR="00CA7E76" w:rsidRDefault="00CA7E76" w:rsidP="00084C37">
      <w:pPr>
        <w:pStyle w:val="szdforrskd"/>
      </w:pPr>
      <w:r>
        <w:t xml:space="preserve">    height: 150px;</w:t>
      </w:r>
    </w:p>
    <w:p w14:paraId="70F908AD" w14:textId="77777777" w:rsidR="00CA7E76" w:rsidRDefault="00CA7E76" w:rsidP="00084C37">
      <w:pPr>
        <w:pStyle w:val="szdforrskd"/>
      </w:pPr>
      <w:r>
        <w:t xml:space="preserve">    display: flex;</w:t>
      </w:r>
    </w:p>
    <w:p w14:paraId="1CCEBE33" w14:textId="77777777" w:rsidR="00CA7E76" w:rsidRDefault="00CA7E76" w:rsidP="00084C37">
      <w:pPr>
        <w:pStyle w:val="szdforrskd"/>
      </w:pPr>
      <w:r>
        <w:t xml:space="preserve">    align-items: center;</w:t>
      </w:r>
    </w:p>
    <w:p w14:paraId="42636CFD" w14:textId="77777777" w:rsidR="00CA7E76" w:rsidRDefault="00CA7E76" w:rsidP="00084C37">
      <w:pPr>
        <w:pStyle w:val="szdforrskd"/>
      </w:pPr>
      <w:r>
        <w:t xml:space="preserve">    justify-content: center;</w:t>
      </w:r>
    </w:p>
    <w:p w14:paraId="7B59042B" w14:textId="77777777" w:rsidR="00CA7E76" w:rsidRDefault="00CA7E76" w:rsidP="00084C37">
      <w:pPr>
        <w:pStyle w:val="szdforrskd"/>
      </w:pPr>
      <w:r>
        <w:t xml:space="preserve">    font-size: 20px;</w:t>
      </w:r>
    </w:p>
    <w:p w14:paraId="2101D2CB" w14:textId="77777777" w:rsidR="00CA7E76" w:rsidRDefault="00CA7E76" w:rsidP="00084C37">
      <w:pPr>
        <w:pStyle w:val="szdforrskd"/>
      </w:pPr>
      <w:r>
        <w:t xml:space="preserve">    font-weight: bold;</w:t>
      </w:r>
    </w:p>
    <w:p w14:paraId="5E00823F" w14:textId="77777777" w:rsidR="00CA7E76" w:rsidRDefault="00CA7E76" w:rsidP="00084C37">
      <w:pPr>
        <w:pStyle w:val="szdforrskd"/>
      </w:pPr>
      <w:r>
        <w:t xml:space="preserve">    border-radius: 10px;</w:t>
      </w:r>
    </w:p>
    <w:p w14:paraId="5491962F" w14:textId="77777777" w:rsidR="00CA7E76" w:rsidRDefault="00CA7E76" w:rsidP="00084C37">
      <w:pPr>
        <w:pStyle w:val="szdforrskd"/>
      </w:pPr>
      <w:r>
        <w:t xml:space="preserve">    transition: transform 0.3s ease;</w:t>
      </w:r>
    </w:p>
    <w:p w14:paraId="5A1CB5BC" w14:textId="703B671B" w:rsidR="00CA7E76" w:rsidRPr="00CA7E76" w:rsidRDefault="00CA7E76" w:rsidP="00084C37">
      <w:pPr>
        <w:pStyle w:val="szdforrskd"/>
      </w:pPr>
      <w:r>
        <w:t xml:space="preserve">    margin: 50px;</w:t>
      </w:r>
    </w:p>
    <w:p w14:paraId="7A72E12F" w14:textId="77777777" w:rsidR="007B6234" w:rsidRDefault="007B6234">
      <w:pPr>
        <w:pStyle w:val="szdcmsor1"/>
        <w:pageBreakBefore w:val="0"/>
        <w:numPr>
          <w:ilvl w:val="0"/>
          <w:numId w:val="0"/>
        </w:numPr>
        <w:ind w:left="360" w:hanging="360"/>
        <w:sectPr w:rsidR="007B6234" w:rsidSect="007B6234">
          <w:type w:val="continuous"/>
          <w:pgSz w:w="11906" w:h="16838"/>
          <w:pgMar w:top="1418" w:right="1418" w:bottom="1418" w:left="1418" w:header="0" w:footer="709" w:gutter="284"/>
          <w:cols w:num="2" w:space="708"/>
          <w:formProt w:val="0"/>
          <w:titlePg/>
          <w:docGrid w:linePitch="360"/>
        </w:sectPr>
      </w:pPr>
    </w:p>
    <w:p w14:paraId="507F1C3B" w14:textId="4014EB78" w:rsidR="007B6234" w:rsidRDefault="007B6234" w:rsidP="00084C37">
      <w:pPr>
        <w:pStyle w:val="szdszveg"/>
        <w:ind w:firstLine="0"/>
        <w:sectPr w:rsidR="007B6234" w:rsidSect="00084C37">
          <w:type w:val="continuous"/>
          <w:pgSz w:w="11906" w:h="16838"/>
          <w:pgMar w:top="1418" w:right="1418" w:bottom="1418" w:left="1418" w:header="0" w:footer="709" w:gutter="284"/>
          <w:cols w:space="708"/>
          <w:formProt w:val="0"/>
          <w:titlePg/>
          <w:docGrid w:linePitch="360"/>
        </w:sectPr>
      </w:pPr>
    </w:p>
    <w:p w14:paraId="486AAC83" w14:textId="77777777" w:rsidR="007B6234" w:rsidRDefault="007B6234" w:rsidP="007B6234">
      <w:pPr>
        <w:pStyle w:val="szdszveg"/>
        <w:sectPr w:rsidR="007B6234" w:rsidSect="007B6234">
          <w:type w:val="continuous"/>
          <w:pgSz w:w="11906" w:h="16838"/>
          <w:pgMar w:top="1418" w:right="1418" w:bottom="1418" w:left="1418" w:header="0" w:footer="709" w:gutter="284"/>
          <w:cols w:num="2" w:space="708"/>
          <w:formProt w:val="0"/>
          <w:titlePg/>
          <w:docGrid w:linePitch="360"/>
        </w:sectPr>
      </w:pPr>
      <w:r>
        <w:br w:type="column"/>
      </w:r>
    </w:p>
    <w:p w14:paraId="0F2E6767" w14:textId="1B05E7F1" w:rsidR="00093391" w:rsidRDefault="00093391" w:rsidP="00354172">
      <w:pPr>
        <w:pStyle w:val="szdcmsor3"/>
      </w:pPr>
      <w:bookmarkStart w:id="70" w:name="_Toc195446242"/>
      <w:bookmarkStart w:id="71" w:name="_Toc196410065"/>
      <w:bookmarkEnd w:id="70"/>
      <w:r>
        <w:lastRenderedPageBreak/>
        <w:t>Elemek listája oldal</w:t>
      </w:r>
      <w:bookmarkEnd w:id="71"/>
    </w:p>
    <w:p w14:paraId="1568EC31" w14:textId="2BF272E4" w:rsidR="006B29D0" w:rsidRDefault="007B4566">
      <w:pPr>
        <w:pStyle w:val="szdszveg"/>
      </w:pPr>
      <w:r>
        <w:rPr>
          <w:noProof/>
        </w:rPr>
        <mc:AlternateContent>
          <mc:Choice Requires="wps">
            <w:drawing>
              <wp:anchor distT="0" distB="0" distL="114300" distR="114300" simplePos="0" relativeHeight="251726848" behindDoc="0" locked="0" layoutInCell="1" allowOverlap="1" wp14:anchorId="10D511A2" wp14:editId="79EB9D11">
                <wp:simplePos x="0" y="0"/>
                <wp:positionH relativeFrom="column">
                  <wp:posOffset>2291715</wp:posOffset>
                </wp:positionH>
                <wp:positionV relativeFrom="paragraph">
                  <wp:posOffset>2091055</wp:posOffset>
                </wp:positionV>
                <wp:extent cx="335661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661D2D69" w14:textId="56B2CCD6" w:rsidR="008E67B1" w:rsidRPr="00ED6991" w:rsidRDefault="008E67B1" w:rsidP="00354172">
                            <w:pPr>
                              <w:pStyle w:val="Kpalrs"/>
                              <w:jc w:val="center"/>
                              <w:rPr>
                                <w:noProof/>
                              </w:rPr>
                            </w:pPr>
                            <w:r>
                              <w:rPr>
                                <w:noProof/>
                              </w:rPr>
                              <w:t>2</w:t>
                            </w:r>
                            <w:r w:rsidR="008D19B1">
                              <w:rPr>
                                <w:noProof/>
                              </w:rPr>
                              <w:t>8</w:t>
                            </w:r>
                            <w:r>
                              <w:t>. ábra Elemek listája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511A2" id="Szövegdoboz 54" o:spid="_x0000_s1047" type="#_x0000_t202" style="position:absolute;left:0;text-align:left;margin-left:180.45pt;margin-top:164.65pt;width:264.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" stroked="f">
                <v:textbox style="mso-fit-shape-to-text:t" inset="0,0,0,0">
                  <w:txbxContent>
                    <w:p w14:paraId="661D2D69" w14:textId="56B2CCD6" w:rsidR="008E67B1" w:rsidRPr="00ED6991" w:rsidRDefault="008E67B1" w:rsidP="00354172">
                      <w:pPr>
                        <w:pStyle w:val="Kpalrs"/>
                        <w:jc w:val="center"/>
                        <w:rPr>
                          <w:noProof/>
                        </w:rPr>
                      </w:pPr>
                      <w:r>
                        <w:rPr>
                          <w:noProof/>
                        </w:rPr>
                        <w:t>2</w:t>
                      </w:r>
                      <w:r w:rsidR="008D19B1">
                        <w:rPr>
                          <w:noProof/>
                        </w:rPr>
                        <w:t>8</w:t>
                      </w:r>
                      <w:r>
                        <w:t>. ábra Elemek listája oldal</w:t>
                      </w:r>
                    </w:p>
                  </w:txbxContent>
                </v:textbox>
                <w10:wrap type="square"/>
              </v:shape>
            </w:pict>
          </mc:Fallback>
        </mc:AlternateContent>
      </w:r>
      <w:r>
        <w:rPr>
          <w:noProof/>
        </w:rPr>
        <w:drawing>
          <wp:anchor distT="0" distB="0" distL="114300" distR="114300" simplePos="0" relativeHeight="251724800" behindDoc="0" locked="0" layoutInCell="1" allowOverlap="1" wp14:anchorId="3F7363CC" wp14:editId="0D6A9353">
            <wp:simplePos x="0" y="0"/>
            <wp:positionH relativeFrom="column">
              <wp:posOffset>2292087</wp:posOffset>
            </wp:positionH>
            <wp:positionV relativeFrom="paragraph">
              <wp:posOffset>54395</wp:posOffset>
            </wp:positionV>
            <wp:extent cx="3356610" cy="1979930"/>
            <wp:effectExtent l="0" t="0" r="0" b="1270"/>
            <wp:wrapSquare wrapText="bothSides"/>
            <wp:docPr id="53" name="Kép 53" descr="C:\Users\badinszkydb\Downloads\pages.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dinszkydb\Downloads\pages.drawio (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6610" cy="1979930"/>
                    </a:xfrm>
                    <a:prstGeom prst="rect">
                      <a:avLst/>
                    </a:prstGeom>
                    <a:noFill/>
                    <a:ln>
                      <a:noFill/>
                    </a:ln>
                  </pic:spPr>
                </pic:pic>
              </a:graphicData>
            </a:graphic>
          </wp:anchor>
        </w:drawing>
      </w:r>
      <w:r w:rsidR="006B29D0">
        <w:t>Egy oldal képes megjeleníteni mind az 5 elemtípust. Ez az oldal meghívásától függ, hogy melyik elemek kerülnek megjelenítésre. A megjelenítési oldalon csak a felső gombban megjelenített szövegben különbözik. A háttérfolyamatban pedig az SQL-ben elküldött WHERE záradékban.</w:t>
      </w:r>
    </w:p>
    <w:p w14:paraId="7539C793" w14:textId="5EDFF2E8" w:rsidR="006B29D0" w:rsidRPr="00354172" w:rsidRDefault="006B29D0" w:rsidP="006B29D0">
      <w:pPr>
        <w:pStyle w:val="szdszveg"/>
        <w:rPr>
          <w:b/>
          <w:u w:val="single"/>
        </w:rPr>
      </w:pPr>
      <w:r w:rsidRPr="00354172">
        <w:rPr>
          <w:b/>
          <w:u w:val="single"/>
        </w:rPr>
        <w:t>Új elem hozzáadása:</w:t>
      </w:r>
    </w:p>
    <w:p w14:paraId="44AA3FF3" w14:textId="3F6FFFD7" w:rsidR="006B29D0" w:rsidRDefault="006B29D0" w:rsidP="006B29D0">
      <w:pPr>
        <w:pStyle w:val="szdszveg"/>
      </w:pPr>
      <w:r>
        <w:t>Egy gomb, amelynek szövege a megjelenítendő elemektől függ. Középre helyezett. Kattintásra egy felugró ablak jelenik meg, amelyben hozzá lehet adni új elemet. A felugró ablak egy bootsrap modal elem.</w:t>
      </w:r>
    </w:p>
    <w:p w14:paraId="52641655" w14:textId="670FABE7" w:rsidR="006B29D0" w:rsidRDefault="006B29D0" w:rsidP="00354172">
      <w:pPr>
        <w:pStyle w:val="szdszveg"/>
        <w:ind w:firstLine="0"/>
      </w:pPr>
      <w:r>
        <w:t>HTML tag: button</w:t>
      </w:r>
    </w:p>
    <w:p w14:paraId="64B9988A" w14:textId="066A2736" w:rsidR="006B29D0" w:rsidRDefault="006B29D0" w:rsidP="00354172">
      <w:pPr>
        <w:pStyle w:val="szdszveg"/>
        <w:ind w:firstLine="0"/>
      </w:pPr>
      <w:r>
        <w:t>CSS: btn btn-primary mt-3 mb-3</w:t>
      </w:r>
    </w:p>
    <w:p w14:paraId="73A541C3" w14:textId="310987F3" w:rsidR="006B29D0" w:rsidRDefault="006B29D0" w:rsidP="00354172">
      <w:pPr>
        <w:pStyle w:val="szdszveg"/>
        <w:ind w:firstLine="0"/>
      </w:pPr>
      <w:r>
        <w:t>Modal ID: #AddNewElementModal</w:t>
      </w:r>
    </w:p>
    <w:p w14:paraId="25D8DD89" w14:textId="77777777" w:rsidR="006B29D0" w:rsidRPr="00354172" w:rsidRDefault="006B29D0" w:rsidP="006B29D0">
      <w:pPr>
        <w:pStyle w:val="szdszveg"/>
        <w:rPr>
          <w:b/>
          <w:u w:val="single"/>
        </w:rPr>
      </w:pPr>
      <w:r w:rsidRPr="00354172">
        <w:rPr>
          <w:b/>
          <w:u w:val="single"/>
        </w:rPr>
        <w:t>Elemek táblázat:</w:t>
      </w:r>
    </w:p>
    <w:p w14:paraId="0BB7A8D0" w14:textId="00687090" w:rsidR="006B29D0" w:rsidRDefault="006B29D0" w:rsidP="006B29D0">
      <w:pPr>
        <w:pStyle w:val="szdszveg"/>
      </w:pPr>
      <w:r>
        <w:t>Minden megjelenítendő elem külön sorban jelenik meg. A sorra való kattintáskor az “elem részletei” oldal jelenik meg a kiválasztott elemre vonatkozóan.</w:t>
      </w:r>
    </w:p>
    <w:p w14:paraId="1FD3F773" w14:textId="5152373D" w:rsidR="006B29D0" w:rsidRDefault="006B29D0" w:rsidP="00354172">
      <w:pPr>
        <w:pStyle w:val="szdszveg"/>
        <w:ind w:firstLine="0"/>
      </w:pPr>
      <w:r>
        <w:t>HTML tag: table</w:t>
      </w:r>
    </w:p>
    <w:p w14:paraId="6BCEB753" w14:textId="6911D5DA" w:rsidR="007B6234" w:rsidRDefault="006B29D0" w:rsidP="006B29D0">
      <w:pPr>
        <w:pStyle w:val="szdszveg"/>
        <w:ind w:firstLine="0"/>
      </w:pPr>
      <w:r>
        <w:t>CSS: table-striped table-dark element_table</w:t>
      </w:r>
    </w:p>
    <w:p w14:paraId="6C460461" w14:textId="554B2E94" w:rsidR="00670A2C" w:rsidRDefault="00670A2C" w:rsidP="00670A2C">
      <w:pPr>
        <w:pStyle w:val="szdcmsor3"/>
      </w:pPr>
      <w:bookmarkStart w:id="72" w:name="_Toc196410066"/>
      <w:r>
        <w:t>Új elem hozzáadása felugró ablak</w:t>
      </w:r>
      <w:bookmarkEnd w:id="72"/>
    </w:p>
    <w:p w14:paraId="33689254" w14:textId="14345B81" w:rsidR="00670A2C" w:rsidRDefault="00670A2C">
      <w:pPr>
        <w:pStyle w:val="szdszveg"/>
      </w:pPr>
      <w:r>
        <w:t>Egy új elem hozzáadására szolgál. Egy formot tartalmaz 2 mezővel és egy küldő gombbal. A modal elem középre van igazítva minden irányból és a hátteret elsötétíti. A form a “/parts/add” oldalt hívja meg a mentendő elemekkel POST metódussal.</w:t>
      </w:r>
    </w:p>
    <w:p w14:paraId="4DC26021" w14:textId="77777777" w:rsidR="00670A2C" w:rsidRPr="00354172" w:rsidRDefault="00670A2C" w:rsidP="00670A2C">
      <w:pPr>
        <w:pStyle w:val="szdszveg"/>
        <w:rPr>
          <w:b/>
          <w:u w:val="single"/>
        </w:rPr>
      </w:pPr>
      <w:r w:rsidRPr="00354172">
        <w:rPr>
          <w:b/>
          <w:u w:val="single"/>
        </w:rPr>
        <w:t>Modal:</w:t>
      </w:r>
    </w:p>
    <w:p w14:paraId="34EEB3FF" w14:textId="77777777" w:rsidR="00670A2C" w:rsidRDefault="00670A2C" w:rsidP="00354172">
      <w:pPr>
        <w:pStyle w:val="szdszveg"/>
        <w:ind w:firstLine="0"/>
      </w:pPr>
      <w:r>
        <w:t>HTML tag: div</w:t>
      </w:r>
    </w:p>
    <w:p w14:paraId="2E4E7295" w14:textId="77777777" w:rsidR="00670A2C" w:rsidRDefault="00670A2C" w:rsidP="00354172">
      <w:pPr>
        <w:pStyle w:val="szdszveg"/>
        <w:ind w:firstLine="0"/>
      </w:pPr>
      <w:r>
        <w:t xml:space="preserve">CSS:    </w:t>
      </w:r>
    </w:p>
    <w:p w14:paraId="4B95C99A" w14:textId="77777777" w:rsidR="00670A2C" w:rsidRDefault="00670A2C" w:rsidP="00670A2C">
      <w:pPr>
        <w:pStyle w:val="szdforrskd"/>
        <w:sectPr w:rsidR="00670A2C" w:rsidSect="007B6234">
          <w:footerReference w:type="first" r:id="rId51"/>
          <w:type w:val="continuous"/>
          <w:pgSz w:w="11906" w:h="16838"/>
          <w:pgMar w:top="1418" w:right="1418" w:bottom="1418" w:left="1418" w:header="0" w:footer="709" w:gutter="284"/>
          <w:cols w:space="708"/>
          <w:formProt w:val="0"/>
          <w:titlePg/>
          <w:docGrid w:linePitch="360"/>
        </w:sectPr>
      </w:pPr>
    </w:p>
    <w:p w14:paraId="447C0797" w14:textId="238D80EF" w:rsidR="00670A2C" w:rsidRDefault="00F86447" w:rsidP="00354172">
      <w:pPr>
        <w:pStyle w:val="szdforrskd"/>
      </w:pPr>
      <w:r>
        <w:t xml:space="preserve">    </w:t>
      </w:r>
      <w:r w:rsidR="00670A2C">
        <w:t>position: relative;</w:t>
      </w:r>
    </w:p>
    <w:p w14:paraId="653C1068" w14:textId="77777777" w:rsidR="00670A2C" w:rsidRDefault="00670A2C" w:rsidP="00354172">
      <w:pPr>
        <w:pStyle w:val="szdforrskd"/>
      </w:pPr>
      <w:r>
        <w:t xml:space="preserve">    display: -ms-flexbox;</w:t>
      </w:r>
    </w:p>
    <w:p w14:paraId="4C4E5CD8" w14:textId="77777777" w:rsidR="00670A2C" w:rsidRDefault="00670A2C" w:rsidP="00354172">
      <w:pPr>
        <w:pStyle w:val="szdforrskd"/>
      </w:pPr>
      <w:r>
        <w:t xml:space="preserve">    display: flex;</w:t>
      </w:r>
    </w:p>
    <w:p w14:paraId="754C95FE" w14:textId="77777777" w:rsidR="00670A2C" w:rsidRDefault="00670A2C" w:rsidP="00354172">
      <w:pPr>
        <w:pStyle w:val="szdforrskd"/>
      </w:pPr>
      <w:r>
        <w:t xml:space="preserve">    -ms-flex-direction: column;</w:t>
      </w:r>
    </w:p>
    <w:p w14:paraId="16233513" w14:textId="77777777" w:rsidR="00670A2C" w:rsidRDefault="00670A2C" w:rsidP="00354172">
      <w:pPr>
        <w:pStyle w:val="szdforrskd"/>
      </w:pPr>
      <w:r>
        <w:t xml:space="preserve">    flex-direction: column;</w:t>
      </w:r>
    </w:p>
    <w:p w14:paraId="5FB7E0DC" w14:textId="77777777" w:rsidR="00670A2C" w:rsidRDefault="00670A2C" w:rsidP="00354172">
      <w:pPr>
        <w:pStyle w:val="szdforrskd"/>
      </w:pPr>
      <w:r>
        <w:t xml:space="preserve">    width: 100%;</w:t>
      </w:r>
    </w:p>
    <w:p w14:paraId="2C3A3249" w14:textId="77777777" w:rsidR="00670A2C" w:rsidRDefault="00670A2C" w:rsidP="00354172">
      <w:pPr>
        <w:pStyle w:val="szdforrskd"/>
      </w:pPr>
      <w:r>
        <w:t xml:space="preserve">    pointer-events: auto;</w:t>
      </w:r>
    </w:p>
    <w:p w14:paraId="4FA7F69B" w14:textId="77777777" w:rsidR="00670A2C" w:rsidRDefault="00670A2C" w:rsidP="00354172">
      <w:pPr>
        <w:pStyle w:val="szdforrskd"/>
      </w:pPr>
      <w:r>
        <w:t xml:space="preserve">    background-color: #fff;</w:t>
      </w:r>
    </w:p>
    <w:p w14:paraId="79AC7B36" w14:textId="77777777" w:rsidR="00670A2C" w:rsidRDefault="00670A2C" w:rsidP="00354172">
      <w:pPr>
        <w:pStyle w:val="szdforrskd"/>
      </w:pPr>
      <w:r>
        <w:t xml:space="preserve">    background-clip: padding-box;</w:t>
      </w:r>
    </w:p>
    <w:p w14:paraId="68FFBDD3" w14:textId="77777777" w:rsidR="00670A2C" w:rsidRDefault="00670A2C" w:rsidP="00354172">
      <w:pPr>
        <w:pStyle w:val="szdforrskd"/>
      </w:pPr>
      <w:r>
        <w:t xml:space="preserve">    border: 1px solid rgba(0, 0, 0, .2);</w:t>
      </w:r>
    </w:p>
    <w:p w14:paraId="3622478E" w14:textId="77777777" w:rsidR="00670A2C" w:rsidRDefault="00670A2C" w:rsidP="00354172">
      <w:pPr>
        <w:pStyle w:val="szdforrskd"/>
      </w:pPr>
      <w:r>
        <w:t xml:space="preserve">    border-radius: .3rem;</w:t>
      </w:r>
    </w:p>
    <w:p w14:paraId="5C1FEEBF" w14:textId="77777777" w:rsidR="00670A2C" w:rsidRDefault="00670A2C" w:rsidP="00354172">
      <w:pPr>
        <w:pStyle w:val="szdforrskd"/>
      </w:pPr>
      <w:r>
        <w:t xml:space="preserve">    outline: 0;</w:t>
      </w:r>
    </w:p>
    <w:p w14:paraId="2F12D577" w14:textId="77777777" w:rsidR="00670A2C" w:rsidRDefault="00670A2C" w:rsidP="00670A2C">
      <w:pPr>
        <w:pStyle w:val="szdszveg"/>
        <w:sectPr w:rsidR="00670A2C" w:rsidSect="00354172">
          <w:type w:val="continuous"/>
          <w:pgSz w:w="11906" w:h="16838"/>
          <w:pgMar w:top="1418" w:right="1418" w:bottom="1418" w:left="1418" w:header="0" w:footer="709" w:gutter="284"/>
          <w:cols w:num="2" w:space="708"/>
          <w:formProt w:val="0"/>
          <w:titlePg/>
          <w:docGrid w:linePitch="360"/>
        </w:sectPr>
      </w:pPr>
    </w:p>
    <w:p w14:paraId="5016FF42" w14:textId="7D72BF81" w:rsidR="00670A2C" w:rsidRDefault="00D254AB" w:rsidP="00670A2C">
      <w:pPr>
        <w:pStyle w:val="szdszveg"/>
      </w:pPr>
      <w:r>
        <w:rPr>
          <w:noProof/>
        </w:rPr>
        <w:lastRenderedPageBreak/>
        <mc:AlternateContent>
          <mc:Choice Requires="wps">
            <w:drawing>
              <wp:anchor distT="0" distB="0" distL="114300" distR="114300" simplePos="0" relativeHeight="251729920" behindDoc="0" locked="0" layoutInCell="1" allowOverlap="1" wp14:anchorId="3629C21B" wp14:editId="3F8F773A">
                <wp:simplePos x="0" y="0"/>
                <wp:positionH relativeFrom="column">
                  <wp:posOffset>2967355</wp:posOffset>
                </wp:positionH>
                <wp:positionV relativeFrom="paragraph">
                  <wp:posOffset>2117725</wp:posOffset>
                </wp:positionV>
                <wp:extent cx="2196465" cy="635"/>
                <wp:effectExtent l="0" t="0" r="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2196465" cy="635"/>
                        </a:xfrm>
                        <a:prstGeom prst="rect">
                          <a:avLst/>
                        </a:prstGeom>
                        <a:solidFill>
                          <a:prstClr val="white"/>
                        </a:solidFill>
                        <a:ln>
                          <a:noFill/>
                        </a:ln>
                      </wps:spPr>
                      <wps:txbx>
                        <w:txbxContent>
                          <w:p w14:paraId="2B49F90C" w14:textId="6EEF92CB" w:rsidR="008E67B1" w:rsidRPr="00866B8E" w:rsidRDefault="008E67B1" w:rsidP="00354172">
                            <w:pPr>
                              <w:pStyle w:val="Kpalrs"/>
                              <w:jc w:val="center"/>
                              <w:rPr>
                                <w:b/>
                                <w:noProof/>
                                <w:u w:val="single"/>
                              </w:rPr>
                            </w:pPr>
                            <w:r w:rsidRPr="00354172">
                              <w:rPr>
                                <w:noProof/>
                              </w:rPr>
                              <w:t>2</w:t>
                            </w:r>
                            <w:r w:rsidR="008D19B1">
                              <w:rPr>
                                <w:noProof/>
                              </w:rPr>
                              <w:t>9</w:t>
                            </w:r>
                            <w:r w:rsidRPr="00964D7E">
                              <w:t>. áb</w:t>
                            </w:r>
                            <w:r>
                              <w:t>ra Új elem hozzáadása felugró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9C21B" id="Szövegdoboz 56" o:spid="_x0000_s1048" type="#_x0000_t202" style="position:absolute;left:0;text-align:left;margin-left:233.65pt;margin-top:166.75pt;width:172.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wEOwIAAGsEAAAOAAAAZHJzL2Uyb0RvYy54bWysVMGO0zAQvSPxD5bvNG2hFRs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" stroked="f">
                <v:textbox style="mso-fit-shape-to-text:t" inset="0,0,0,0">
                  <w:txbxContent>
                    <w:p w14:paraId="2B49F90C" w14:textId="6EEF92CB" w:rsidR="008E67B1" w:rsidRPr="00866B8E" w:rsidRDefault="008E67B1" w:rsidP="00354172">
                      <w:pPr>
                        <w:pStyle w:val="Kpalrs"/>
                        <w:jc w:val="center"/>
                        <w:rPr>
                          <w:b/>
                          <w:noProof/>
                          <w:u w:val="single"/>
                        </w:rPr>
                      </w:pPr>
                      <w:r w:rsidRPr="00354172">
                        <w:rPr>
                          <w:noProof/>
                        </w:rPr>
                        <w:t>2</w:t>
                      </w:r>
                      <w:r w:rsidR="008D19B1">
                        <w:rPr>
                          <w:noProof/>
                        </w:rPr>
                        <w:t>9</w:t>
                      </w:r>
                      <w:r w:rsidRPr="00964D7E">
                        <w:t>. áb</w:t>
                      </w:r>
                      <w:r>
                        <w:t>ra Új elem hozzáadása felugró ablak</w:t>
                      </w:r>
                    </w:p>
                  </w:txbxContent>
                </v:textbox>
                <w10:wrap type="square"/>
              </v:shape>
            </w:pict>
          </mc:Fallback>
        </mc:AlternateContent>
      </w:r>
      <w:r>
        <w:rPr>
          <w:b/>
          <w:noProof/>
          <w:u w:val="single"/>
        </w:rPr>
        <w:drawing>
          <wp:anchor distT="0" distB="0" distL="114300" distR="114300" simplePos="0" relativeHeight="251727872" behindDoc="0" locked="0" layoutInCell="1" allowOverlap="1" wp14:anchorId="1F94E7AA" wp14:editId="55747308">
            <wp:simplePos x="0" y="0"/>
            <wp:positionH relativeFrom="column">
              <wp:posOffset>2967355</wp:posOffset>
            </wp:positionH>
            <wp:positionV relativeFrom="paragraph">
              <wp:posOffset>80645</wp:posOffset>
            </wp:positionV>
            <wp:extent cx="2196465" cy="1979930"/>
            <wp:effectExtent l="0" t="0" r="0" b="1270"/>
            <wp:wrapSquare wrapText="bothSides"/>
            <wp:docPr id="55" name="Kép 55" descr="C:\Users\badinszkydb\Downloads\pages.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dinszkydb\Downloads\pages.drawio (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6465" cy="1979930"/>
                    </a:xfrm>
                    <a:prstGeom prst="rect">
                      <a:avLst/>
                    </a:prstGeom>
                    <a:noFill/>
                    <a:ln>
                      <a:noFill/>
                    </a:ln>
                  </pic:spPr>
                </pic:pic>
              </a:graphicData>
            </a:graphic>
          </wp:anchor>
        </w:drawing>
      </w:r>
    </w:p>
    <w:p w14:paraId="1D4B7A12" w14:textId="4297C382" w:rsidR="00670A2C" w:rsidRPr="00354172" w:rsidRDefault="00670A2C" w:rsidP="00670A2C">
      <w:pPr>
        <w:pStyle w:val="szdszveg"/>
        <w:rPr>
          <w:b/>
          <w:u w:val="single"/>
        </w:rPr>
      </w:pPr>
      <w:r w:rsidRPr="00354172">
        <w:rPr>
          <w:b/>
          <w:u w:val="single"/>
        </w:rPr>
        <w:t>Elem neve:</w:t>
      </w:r>
    </w:p>
    <w:p w14:paraId="7396B803" w14:textId="77777777" w:rsidR="00670A2C" w:rsidRDefault="00670A2C" w:rsidP="00354172">
      <w:pPr>
        <w:pStyle w:val="szdszveg"/>
        <w:ind w:firstLine="0"/>
      </w:pPr>
      <w:r>
        <w:t>kötelező mező</w:t>
      </w:r>
    </w:p>
    <w:p w14:paraId="781E431F" w14:textId="77777777" w:rsidR="00670A2C" w:rsidRDefault="00670A2C" w:rsidP="00354172">
      <w:pPr>
        <w:pStyle w:val="szdszveg"/>
        <w:ind w:firstLine="0"/>
      </w:pPr>
      <w:r>
        <w:t>HTML tag: input&gt;text</w:t>
      </w:r>
    </w:p>
    <w:p w14:paraId="3C01FC2A" w14:textId="77777777" w:rsidR="00670A2C" w:rsidRDefault="00670A2C" w:rsidP="00354172">
      <w:pPr>
        <w:pStyle w:val="szdszveg"/>
        <w:ind w:firstLine="0"/>
      </w:pPr>
      <w:r>
        <w:t>CSS: form-control</w:t>
      </w:r>
    </w:p>
    <w:p w14:paraId="6179D99D" w14:textId="29F2C970" w:rsidR="00670A2C" w:rsidRDefault="003816C3" w:rsidP="00354172">
      <w:pPr>
        <w:pStyle w:val="szdszveg"/>
        <w:ind w:firstLine="0"/>
      </w:pPr>
      <w:r>
        <w:t>N</w:t>
      </w:r>
      <w:r w:rsidR="00670A2C">
        <w:t xml:space="preserve">ame: </w:t>
      </w:r>
      <w:r w:rsidR="00670A2C">
        <w:tab/>
        <w:t>name</w:t>
      </w:r>
    </w:p>
    <w:p w14:paraId="1A9E4B02" w14:textId="77777777" w:rsidR="00670A2C" w:rsidRPr="00354172" w:rsidRDefault="00670A2C" w:rsidP="00670A2C">
      <w:pPr>
        <w:pStyle w:val="szdszveg"/>
        <w:rPr>
          <w:b/>
          <w:u w:val="single"/>
        </w:rPr>
      </w:pPr>
      <w:r w:rsidRPr="00354172">
        <w:rPr>
          <w:b/>
          <w:u w:val="single"/>
        </w:rPr>
        <w:t>Elem kódja:</w:t>
      </w:r>
    </w:p>
    <w:p w14:paraId="45B03F94" w14:textId="77777777" w:rsidR="00670A2C" w:rsidRDefault="00670A2C" w:rsidP="00354172">
      <w:pPr>
        <w:pStyle w:val="szdszveg"/>
        <w:ind w:firstLine="0"/>
      </w:pPr>
      <w:r>
        <w:t>kötelező mező</w:t>
      </w:r>
    </w:p>
    <w:p w14:paraId="1583DEEB" w14:textId="77777777" w:rsidR="00670A2C" w:rsidRDefault="00670A2C" w:rsidP="00354172">
      <w:pPr>
        <w:pStyle w:val="szdszveg"/>
        <w:ind w:firstLine="0"/>
      </w:pPr>
      <w:r>
        <w:t>HTML tag: input&gt;text</w:t>
      </w:r>
    </w:p>
    <w:p w14:paraId="4046BD75" w14:textId="4E656C82" w:rsidR="00670A2C" w:rsidRDefault="00670A2C" w:rsidP="00D254AB">
      <w:pPr>
        <w:pStyle w:val="szdszveg"/>
        <w:ind w:firstLine="0"/>
      </w:pPr>
      <w:r>
        <w:t>CSS: form-control</w:t>
      </w:r>
    </w:p>
    <w:p w14:paraId="4031B7B3" w14:textId="7C8EBEE6" w:rsidR="005636B0" w:rsidRDefault="003816C3" w:rsidP="00354172">
      <w:pPr>
        <w:pStyle w:val="szdszveg"/>
        <w:ind w:firstLine="0"/>
      </w:pPr>
      <w:r>
        <w:t>N</w:t>
      </w:r>
      <w:r w:rsidR="005636B0">
        <w:t xml:space="preserve">ame: </w:t>
      </w:r>
      <w:r w:rsidR="005636B0">
        <w:tab/>
        <w:t>code</w:t>
      </w:r>
    </w:p>
    <w:p w14:paraId="4E611249" w14:textId="77777777" w:rsidR="005636B0" w:rsidRPr="00354172" w:rsidRDefault="005636B0" w:rsidP="00354172">
      <w:pPr>
        <w:pStyle w:val="szdszveg"/>
        <w:ind w:firstLine="426"/>
        <w:rPr>
          <w:b/>
          <w:u w:val="single"/>
        </w:rPr>
      </w:pPr>
      <w:r w:rsidRPr="00354172">
        <w:rPr>
          <w:b/>
          <w:u w:val="single"/>
        </w:rPr>
        <w:t>Mentés gomb:</w:t>
      </w:r>
    </w:p>
    <w:p w14:paraId="7D076690" w14:textId="77777777" w:rsidR="005636B0" w:rsidRDefault="005636B0" w:rsidP="00354172">
      <w:pPr>
        <w:pStyle w:val="szdszveg"/>
        <w:ind w:firstLine="0"/>
      </w:pPr>
      <w:r>
        <w:t>HTML tag: input&gt;submit</w:t>
      </w:r>
    </w:p>
    <w:p w14:paraId="1FF69FAB" w14:textId="0B3E6C01" w:rsidR="005636B0" w:rsidRDefault="005636B0" w:rsidP="005636B0">
      <w:pPr>
        <w:pStyle w:val="szdszveg"/>
        <w:ind w:firstLine="0"/>
      </w:pPr>
      <w:r>
        <w:t>CSS: btn btn-primary</w:t>
      </w:r>
    </w:p>
    <w:p w14:paraId="74C20BF2" w14:textId="53513BD9" w:rsidR="003816C3" w:rsidRDefault="003816C3" w:rsidP="005636B0">
      <w:pPr>
        <w:pStyle w:val="szdszveg"/>
        <w:ind w:firstLine="0"/>
      </w:pPr>
    </w:p>
    <w:p w14:paraId="6E71D443" w14:textId="7C1C8DA4" w:rsidR="003816C3" w:rsidRDefault="003816C3" w:rsidP="003816C3">
      <w:pPr>
        <w:pStyle w:val="szdcmsor3"/>
      </w:pPr>
      <w:bookmarkStart w:id="73" w:name="_Toc196410067"/>
      <w:r>
        <w:t>Elem részletei oldal</w:t>
      </w:r>
      <w:bookmarkEnd w:id="73"/>
    </w:p>
    <w:p w14:paraId="2454D2E9" w14:textId="032A3CEC" w:rsidR="003816C3" w:rsidRDefault="003816C3" w:rsidP="003816C3">
      <w:pPr>
        <w:pStyle w:val="szdszveg"/>
      </w:pPr>
      <w:r>
        <w:t>Az oldal minden típusú elem megjelenítésére alkalmas. Az oldal függőlegesen két részre van bontva. A felső részen az elem alaptulajdonságai láthatóak és egy akciógomb menü.</w:t>
      </w:r>
    </w:p>
    <w:p w14:paraId="652C0B7C" w14:textId="77777777" w:rsidR="003816C3" w:rsidRDefault="003816C3" w:rsidP="003816C3">
      <w:pPr>
        <w:pStyle w:val="szdszveg"/>
      </w:pPr>
      <w:r>
        <w:t>Az oldal alsó részén az elemmel végezhető műveletek láthatóak több füles elrendezésben. A fülek láthatósága az elem típusától függ.</w:t>
      </w:r>
    </w:p>
    <w:p w14:paraId="65C181E4" w14:textId="21989257" w:rsidR="003816C3" w:rsidRDefault="003816C3" w:rsidP="003816C3">
      <w:pPr>
        <w:pStyle w:val="szdszveg"/>
      </w:pPr>
      <w:r>
        <w:t xml:space="preserve">Az felső rész első oszlopában egy form </w:t>
      </w:r>
      <w:r w:rsidR="00924468">
        <w:t>található,</w:t>
      </w:r>
      <w:r>
        <w:t xml:space="preserve"> amellyel az elem 2 tulajdonsága módosítható. Ez egy POST kérést küldd a “#” oldalra. Ehhez </w:t>
      </w:r>
      <w:r w:rsidR="00924468">
        <w:t>rejtett form</w:t>
      </w:r>
      <w:r>
        <w:t xml:space="preserve"> mező használata szükséges (name=formType, value=modifyFundamentals). A megjelenítés táblázatos formátumban történik, váltott sorosan sötétebb színnel.</w:t>
      </w:r>
    </w:p>
    <w:p w14:paraId="4BA0EC9B" w14:textId="77777777" w:rsidR="003816C3" w:rsidRDefault="003816C3" w:rsidP="003816C3">
      <w:pPr>
        <w:pStyle w:val="szdszveg"/>
      </w:pPr>
      <w:r>
        <w:t>A felső rész középső elemében a kép ikonja jelenik meg.</w:t>
      </w:r>
    </w:p>
    <w:p w14:paraId="177E5F2D" w14:textId="4BD3D89A" w:rsidR="003816C3" w:rsidRDefault="003816C3">
      <w:pPr>
        <w:pStyle w:val="szdszveg"/>
      </w:pPr>
      <w:r>
        <w:t xml:space="preserve">A felső rész jobb oldalán egy akció menü jelenik meg, amelyben </w:t>
      </w:r>
      <w:r w:rsidR="00924468">
        <w:t>alapműveletek</w:t>
      </w:r>
      <w:r>
        <w:t xml:space="preserve"> érhetőek el gombnyomásra.</w:t>
      </w:r>
    </w:p>
    <w:p w14:paraId="6615F99E" w14:textId="77777777" w:rsidR="003816C3" w:rsidRPr="00906815" w:rsidRDefault="003816C3" w:rsidP="003816C3">
      <w:pPr>
        <w:pStyle w:val="szdszveg"/>
        <w:rPr>
          <w:b/>
          <w:u w:val="single"/>
        </w:rPr>
      </w:pPr>
      <w:r w:rsidRPr="00906815">
        <w:rPr>
          <w:b/>
          <w:u w:val="single"/>
        </w:rPr>
        <w:t>Alap tulajdonságok táblázat:</w:t>
      </w:r>
    </w:p>
    <w:p w14:paraId="182949F5" w14:textId="77777777" w:rsidR="00924468" w:rsidRDefault="00924468" w:rsidP="003816C3">
      <w:pPr>
        <w:pStyle w:val="szdszveg"/>
        <w:sectPr w:rsidR="00924468" w:rsidSect="007B6234">
          <w:type w:val="continuous"/>
          <w:pgSz w:w="11906" w:h="16838"/>
          <w:pgMar w:top="1418" w:right="1418" w:bottom="1418" w:left="1418" w:header="0" w:footer="709" w:gutter="284"/>
          <w:cols w:space="708"/>
          <w:formProt w:val="0"/>
          <w:titlePg/>
          <w:docGrid w:linePitch="360"/>
        </w:sectPr>
      </w:pPr>
    </w:p>
    <w:p w14:paraId="74160C0B" w14:textId="0680D99F" w:rsidR="003816C3" w:rsidRDefault="003816C3" w:rsidP="003816C3">
      <w:pPr>
        <w:pStyle w:val="szdszveg"/>
      </w:pPr>
      <w:r>
        <w:t>HTML tag: div</w:t>
      </w:r>
    </w:p>
    <w:p w14:paraId="7CDCE8C5" w14:textId="0B07F878" w:rsidR="003816C3" w:rsidRDefault="003816C3" w:rsidP="003816C3">
      <w:pPr>
        <w:pStyle w:val="szdszveg"/>
      </w:pPr>
      <w:r>
        <w:t>CSS osztály: mt-5</w:t>
      </w:r>
      <w:r w:rsidR="00924468">
        <w:br w:type="column"/>
      </w:r>
      <w:r>
        <w:t>CSS:</w:t>
      </w:r>
    </w:p>
    <w:p w14:paraId="41DACB72" w14:textId="77777777" w:rsidR="003816C3" w:rsidRDefault="003816C3" w:rsidP="00906815">
      <w:pPr>
        <w:pStyle w:val="szdforrskd"/>
      </w:pPr>
      <w:r>
        <w:t>display: flex;</w:t>
      </w:r>
    </w:p>
    <w:p w14:paraId="01BBB440" w14:textId="192970F4" w:rsidR="003816C3" w:rsidRDefault="003816C3" w:rsidP="00906815">
      <w:pPr>
        <w:pStyle w:val="szdforrskd"/>
      </w:pPr>
      <w:r>
        <w:t>flex-wrap: wrap;</w:t>
      </w:r>
    </w:p>
    <w:p w14:paraId="18FEBAF1" w14:textId="65DEEE6B" w:rsidR="003816C3" w:rsidRDefault="003816C3" w:rsidP="00906815">
      <w:pPr>
        <w:pStyle w:val="szdforrskd"/>
      </w:pPr>
      <w:r>
        <w:t>margin-right: -15px;</w:t>
      </w:r>
    </w:p>
    <w:p w14:paraId="7F567229" w14:textId="5579E684" w:rsidR="003816C3" w:rsidRDefault="003816C3" w:rsidP="00906815">
      <w:pPr>
        <w:pStyle w:val="szdforrskd"/>
      </w:pPr>
      <w:r>
        <w:t>margin-left: -15px;</w:t>
      </w:r>
    </w:p>
    <w:p w14:paraId="5C8F4DB6" w14:textId="77777777" w:rsidR="00924468" w:rsidRDefault="00924468" w:rsidP="003816C3">
      <w:pPr>
        <w:pStyle w:val="szdszveg"/>
      </w:pPr>
    </w:p>
    <w:p w14:paraId="3ECD1472" w14:textId="1990A179" w:rsidR="00E5354C" w:rsidRDefault="00E5354C" w:rsidP="003816C3">
      <w:pPr>
        <w:pStyle w:val="szdszveg"/>
        <w:sectPr w:rsidR="00E5354C" w:rsidSect="00906815">
          <w:type w:val="continuous"/>
          <w:pgSz w:w="11906" w:h="16838"/>
          <w:pgMar w:top="1418" w:right="1418" w:bottom="1418" w:left="1418" w:header="0" w:footer="709" w:gutter="284"/>
          <w:cols w:num="2" w:space="708"/>
          <w:formProt w:val="0"/>
          <w:titlePg/>
          <w:docGrid w:linePitch="360"/>
        </w:sectPr>
      </w:pPr>
    </w:p>
    <w:p w14:paraId="32669218" w14:textId="03070164" w:rsidR="003816C3" w:rsidRDefault="003816C3" w:rsidP="003816C3">
      <w:pPr>
        <w:pStyle w:val="szdszveg"/>
      </w:pPr>
    </w:p>
    <w:p w14:paraId="16E81FCA" w14:textId="77777777" w:rsidR="00924468" w:rsidRDefault="00924468" w:rsidP="003816C3">
      <w:pPr>
        <w:pStyle w:val="szdszveg"/>
        <w:rPr>
          <w:b/>
          <w:u w:val="single"/>
        </w:rPr>
        <w:sectPr w:rsidR="00924468" w:rsidSect="007B6234">
          <w:type w:val="continuous"/>
          <w:pgSz w:w="11906" w:h="16838"/>
          <w:pgMar w:top="1418" w:right="1418" w:bottom="1418" w:left="1418" w:header="0" w:footer="709" w:gutter="284"/>
          <w:cols w:space="708"/>
          <w:formProt w:val="0"/>
          <w:titlePg/>
          <w:docGrid w:linePitch="360"/>
        </w:sectPr>
      </w:pPr>
    </w:p>
    <w:p w14:paraId="23FF7EA8" w14:textId="765E336F" w:rsidR="003816C3" w:rsidRPr="00906815" w:rsidRDefault="003816C3" w:rsidP="003816C3">
      <w:pPr>
        <w:pStyle w:val="szdszveg"/>
        <w:rPr>
          <w:b/>
          <w:u w:val="single"/>
        </w:rPr>
      </w:pPr>
      <w:r w:rsidRPr="00906815">
        <w:rPr>
          <w:b/>
          <w:u w:val="single"/>
        </w:rPr>
        <w:lastRenderedPageBreak/>
        <w:t>Minden oszlopa:</w:t>
      </w:r>
    </w:p>
    <w:p w14:paraId="1BAAC801" w14:textId="77777777" w:rsidR="003816C3" w:rsidRDefault="003816C3" w:rsidP="00906815">
      <w:pPr>
        <w:pStyle w:val="szdszveg"/>
        <w:ind w:firstLine="0"/>
      </w:pPr>
      <w:r>
        <w:t>HTML tag: div:</w:t>
      </w:r>
    </w:p>
    <w:p w14:paraId="01C78118" w14:textId="77777777" w:rsidR="003816C3" w:rsidRDefault="003816C3" w:rsidP="00906815">
      <w:pPr>
        <w:pStyle w:val="szdszveg"/>
        <w:ind w:firstLine="0"/>
      </w:pPr>
      <w:r>
        <w:t>CSS: col-3</w:t>
      </w:r>
    </w:p>
    <w:p w14:paraId="5DB02812" w14:textId="6E116313" w:rsidR="003816C3" w:rsidRDefault="003816C3" w:rsidP="003816C3">
      <w:pPr>
        <w:pStyle w:val="szdszveg"/>
      </w:pPr>
    </w:p>
    <w:p w14:paraId="2C12D161" w14:textId="77777777" w:rsidR="00641212" w:rsidRDefault="00641212" w:rsidP="003816C3">
      <w:pPr>
        <w:pStyle w:val="szdszveg"/>
      </w:pPr>
    </w:p>
    <w:p w14:paraId="49FE16C7" w14:textId="77777777" w:rsidR="003816C3" w:rsidRPr="00906815" w:rsidRDefault="003816C3" w:rsidP="003816C3">
      <w:pPr>
        <w:pStyle w:val="szdszveg"/>
        <w:rPr>
          <w:b/>
          <w:u w:val="single"/>
        </w:rPr>
      </w:pPr>
      <w:r w:rsidRPr="00906815">
        <w:rPr>
          <w:b/>
          <w:u w:val="single"/>
        </w:rPr>
        <w:t>Név mező:</w:t>
      </w:r>
    </w:p>
    <w:p w14:paraId="33BCB1C7" w14:textId="77777777" w:rsidR="003816C3" w:rsidRDefault="003816C3" w:rsidP="00906815">
      <w:pPr>
        <w:pStyle w:val="szdszveg"/>
        <w:ind w:firstLine="0"/>
      </w:pPr>
      <w:r>
        <w:t>HTML tag: input&gt;text</w:t>
      </w:r>
    </w:p>
    <w:p w14:paraId="68FCDED4" w14:textId="77777777" w:rsidR="003816C3" w:rsidRDefault="003816C3" w:rsidP="00906815">
      <w:pPr>
        <w:pStyle w:val="szdszveg"/>
        <w:ind w:firstLine="0"/>
      </w:pPr>
      <w:r>
        <w:t>CSS: form-control me-sm-2 text-center</w:t>
      </w:r>
    </w:p>
    <w:p w14:paraId="47FD6C6B" w14:textId="77777777" w:rsidR="003816C3" w:rsidRDefault="003816C3" w:rsidP="00906815">
      <w:pPr>
        <w:pStyle w:val="szdszveg"/>
        <w:ind w:firstLine="0"/>
      </w:pPr>
      <w:r>
        <w:t>Name: element_name</w:t>
      </w:r>
    </w:p>
    <w:p w14:paraId="6F24B217" w14:textId="54DC885B" w:rsidR="003816C3" w:rsidRPr="00906815" w:rsidRDefault="00924468" w:rsidP="003816C3">
      <w:pPr>
        <w:pStyle w:val="szdszveg"/>
        <w:rPr>
          <w:b/>
          <w:u w:val="single"/>
        </w:rPr>
      </w:pPr>
      <w:r>
        <w:br w:type="column"/>
      </w:r>
      <w:r w:rsidR="003816C3" w:rsidRPr="00906815">
        <w:rPr>
          <w:b/>
          <w:u w:val="single"/>
        </w:rPr>
        <w:t>Kód mező:</w:t>
      </w:r>
    </w:p>
    <w:p w14:paraId="6DD116F0" w14:textId="5EA933E1" w:rsidR="003816C3" w:rsidRDefault="003816C3" w:rsidP="00906815">
      <w:pPr>
        <w:pStyle w:val="szdszveg"/>
        <w:ind w:firstLine="0"/>
      </w:pPr>
      <w:r>
        <w:t>HTML tag: input&gt;</w:t>
      </w:r>
      <w:r w:rsidR="00924468">
        <w:t>text</w:t>
      </w:r>
    </w:p>
    <w:p w14:paraId="0969D553" w14:textId="77777777" w:rsidR="003816C3" w:rsidRDefault="003816C3" w:rsidP="00906815">
      <w:pPr>
        <w:pStyle w:val="szdszveg"/>
        <w:ind w:firstLine="0"/>
      </w:pPr>
      <w:r>
        <w:t>CSS: form-control me-sm-2 text-center</w:t>
      </w:r>
    </w:p>
    <w:p w14:paraId="3C29866D" w14:textId="77777777" w:rsidR="003816C3" w:rsidRDefault="003816C3" w:rsidP="00906815">
      <w:pPr>
        <w:pStyle w:val="szdszveg"/>
        <w:ind w:firstLine="0"/>
      </w:pPr>
      <w:r>
        <w:t>Name: element_code</w:t>
      </w:r>
    </w:p>
    <w:p w14:paraId="2016E30F" w14:textId="77777777" w:rsidR="003816C3" w:rsidRDefault="003816C3" w:rsidP="003816C3">
      <w:pPr>
        <w:pStyle w:val="szdszveg"/>
      </w:pPr>
    </w:p>
    <w:p w14:paraId="291179A9" w14:textId="77777777" w:rsidR="003816C3" w:rsidRPr="00906815" w:rsidRDefault="003816C3" w:rsidP="003816C3">
      <w:pPr>
        <w:pStyle w:val="szdszveg"/>
        <w:rPr>
          <w:b/>
          <w:u w:val="single"/>
        </w:rPr>
      </w:pPr>
      <w:r w:rsidRPr="00906815">
        <w:rPr>
          <w:b/>
          <w:u w:val="single"/>
        </w:rPr>
        <w:t>Módosít gomb:</w:t>
      </w:r>
    </w:p>
    <w:p w14:paraId="1E751F9D" w14:textId="77777777" w:rsidR="003816C3" w:rsidRDefault="003816C3" w:rsidP="00906815">
      <w:pPr>
        <w:pStyle w:val="szdszveg"/>
        <w:ind w:firstLine="0"/>
      </w:pPr>
      <w:r>
        <w:t>HTML tag: input&gt;submit</w:t>
      </w:r>
    </w:p>
    <w:p w14:paraId="0E4A8E00" w14:textId="77777777" w:rsidR="003816C3" w:rsidRDefault="003816C3" w:rsidP="00906815">
      <w:pPr>
        <w:pStyle w:val="szdszveg"/>
        <w:ind w:firstLine="0"/>
      </w:pPr>
      <w:r>
        <w:t>CSS: btn btn-secondary</w:t>
      </w:r>
    </w:p>
    <w:p w14:paraId="5D363FCF" w14:textId="77777777" w:rsidR="003816C3" w:rsidRDefault="003816C3" w:rsidP="00906815">
      <w:pPr>
        <w:pStyle w:val="szdszveg"/>
        <w:ind w:firstLine="0"/>
      </w:pPr>
      <w:r>
        <w:t>Name: Modify</w:t>
      </w:r>
    </w:p>
    <w:p w14:paraId="053ACFAE" w14:textId="77777777" w:rsidR="003816C3" w:rsidRDefault="003816C3" w:rsidP="00906815">
      <w:pPr>
        <w:pStyle w:val="szdszveg"/>
        <w:ind w:firstLine="0"/>
      </w:pPr>
      <w:r>
        <w:t>Value: Modfiy</w:t>
      </w:r>
    </w:p>
    <w:p w14:paraId="57BFECF4" w14:textId="77777777" w:rsidR="00924468" w:rsidRDefault="00924468" w:rsidP="00906815">
      <w:pPr>
        <w:pStyle w:val="szdszveg"/>
        <w:ind w:firstLine="0"/>
        <w:sectPr w:rsidR="00924468" w:rsidSect="00906815">
          <w:type w:val="continuous"/>
          <w:pgSz w:w="11906" w:h="16838"/>
          <w:pgMar w:top="1418" w:right="1418" w:bottom="1418" w:left="1418" w:header="0" w:footer="709" w:gutter="284"/>
          <w:cols w:num="2" w:space="708"/>
          <w:formProt w:val="0"/>
          <w:titlePg/>
          <w:docGrid w:linePitch="360"/>
        </w:sectPr>
      </w:pPr>
    </w:p>
    <w:p w14:paraId="2FBD90D4" w14:textId="77777777" w:rsidR="003816C3" w:rsidRDefault="003816C3" w:rsidP="00906815">
      <w:pPr>
        <w:pStyle w:val="szdszveg"/>
        <w:ind w:firstLine="0"/>
      </w:pPr>
    </w:p>
    <w:p w14:paraId="1669DAB4" w14:textId="77777777" w:rsidR="003816C3" w:rsidRPr="00906815" w:rsidRDefault="003816C3" w:rsidP="003816C3">
      <w:pPr>
        <w:pStyle w:val="szdszveg"/>
        <w:rPr>
          <w:b/>
          <w:u w:val="single"/>
        </w:rPr>
      </w:pPr>
      <w:r w:rsidRPr="00906815">
        <w:rPr>
          <w:b/>
          <w:u w:val="single"/>
        </w:rPr>
        <w:t>Elem törlése gomb:</w:t>
      </w:r>
    </w:p>
    <w:p w14:paraId="75F7DC04" w14:textId="77777777" w:rsidR="003816C3" w:rsidRDefault="003816C3" w:rsidP="00906815">
      <w:pPr>
        <w:pStyle w:val="szdszveg"/>
        <w:ind w:firstLine="0"/>
      </w:pPr>
      <w:r>
        <w:t>HTML tag: button</w:t>
      </w:r>
    </w:p>
    <w:p w14:paraId="40C0813C" w14:textId="77777777" w:rsidR="003816C3" w:rsidRDefault="003816C3" w:rsidP="00906815">
      <w:pPr>
        <w:pStyle w:val="szdszveg"/>
        <w:ind w:firstLine="0"/>
      </w:pPr>
      <w:r>
        <w:t>CSS: btn btn-danger mt-3</w:t>
      </w:r>
    </w:p>
    <w:p w14:paraId="342AB756" w14:textId="5CE6414B" w:rsidR="003816C3" w:rsidRDefault="003816C3" w:rsidP="00906815">
      <w:pPr>
        <w:pStyle w:val="szdszveg"/>
        <w:ind w:firstLine="426"/>
      </w:pPr>
      <w:r>
        <w:t>Megnyomásra egy felugró ablak megkérdezi, hogy biztosan törölni kívánja-e. Pozitív válasz esetén az “elements/delete/&lt;id&gt;” oldalra navigál a törlés elvégézéséhez</w:t>
      </w:r>
      <w:r w:rsidR="00641212">
        <w:t xml:space="preserve"> POST metódussal</w:t>
      </w:r>
      <w:r>
        <w:t>.</w:t>
      </w:r>
    </w:p>
    <w:p w14:paraId="025DA60F" w14:textId="0F08DD6B" w:rsidR="003816C3" w:rsidRDefault="003816C3">
      <w:pPr>
        <w:pStyle w:val="szdszveg"/>
      </w:pPr>
      <w:r>
        <w:t>Az alsó rész az elemmel kapcsolatos műveletekhez köthető. Egy sorban látható az elemek neve és a nevekre történő kattintás az alatta lévő rész tartalmát változtatva egy “füles” elrendezést valósít meg.</w:t>
      </w:r>
      <w:r w:rsidR="0071177D">
        <w:rPr>
          <w:noProof/>
        </w:rPr>
        <mc:AlternateContent>
          <mc:Choice Requires="wps">
            <w:drawing>
              <wp:anchor distT="0" distB="0" distL="114300" distR="114300" simplePos="0" relativeHeight="251732992" behindDoc="0" locked="0" layoutInCell="1" allowOverlap="1" wp14:anchorId="477E8E64" wp14:editId="56E27AF7">
                <wp:simplePos x="0" y="0"/>
                <wp:positionH relativeFrom="column">
                  <wp:posOffset>2757805</wp:posOffset>
                </wp:positionH>
                <wp:positionV relativeFrom="paragraph">
                  <wp:posOffset>2049780</wp:posOffset>
                </wp:positionV>
                <wp:extent cx="3055620" cy="635"/>
                <wp:effectExtent l="0" t="0" r="0" b="0"/>
                <wp:wrapSquare wrapText="bothSides"/>
                <wp:docPr id="58" name="Szövegdoboz 58"/>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518EA224" w14:textId="3B655201" w:rsidR="008E67B1" w:rsidRPr="00BC4467" w:rsidRDefault="008D19B1" w:rsidP="00906815">
                            <w:pPr>
                              <w:pStyle w:val="Kpalrs"/>
                              <w:jc w:val="center"/>
                              <w:rPr>
                                <w:noProof/>
                              </w:rPr>
                            </w:pPr>
                            <w:r>
                              <w:rPr>
                                <w:noProof/>
                              </w:rPr>
                              <w:t>30</w:t>
                            </w:r>
                            <w:r w:rsidR="008E67B1">
                              <w:t>. ábra Elem részletei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E8E64" id="Szövegdoboz 58" o:spid="_x0000_s1049" type="#_x0000_t202" style="position:absolute;left:0;text-align:left;margin-left:217.15pt;margin-top:161.4pt;width:240.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" stroked="f">
                <v:textbox style="mso-fit-shape-to-text:t" inset="0,0,0,0">
                  <w:txbxContent>
                    <w:p w14:paraId="518EA224" w14:textId="3B655201" w:rsidR="008E67B1" w:rsidRPr="00BC4467" w:rsidRDefault="008D19B1" w:rsidP="00906815">
                      <w:pPr>
                        <w:pStyle w:val="Kpalrs"/>
                        <w:jc w:val="center"/>
                        <w:rPr>
                          <w:noProof/>
                        </w:rPr>
                      </w:pPr>
                      <w:r>
                        <w:rPr>
                          <w:noProof/>
                        </w:rPr>
                        <w:t>30</w:t>
                      </w:r>
                      <w:r w:rsidR="008E67B1">
                        <w:t>. ábra Elem részletei oldal</w:t>
                      </w:r>
                    </w:p>
                  </w:txbxContent>
                </v:textbox>
                <w10:wrap type="square"/>
              </v:shape>
            </w:pict>
          </mc:Fallback>
        </mc:AlternateContent>
      </w:r>
      <w:r w:rsidR="0071177D">
        <w:rPr>
          <w:noProof/>
        </w:rPr>
        <w:drawing>
          <wp:anchor distT="0" distB="0" distL="114300" distR="114300" simplePos="0" relativeHeight="251730944" behindDoc="0" locked="0" layoutInCell="1" allowOverlap="1" wp14:anchorId="1AFC1F84" wp14:editId="54077594">
            <wp:simplePos x="0" y="0"/>
            <wp:positionH relativeFrom="column">
              <wp:posOffset>2757805</wp:posOffset>
            </wp:positionH>
            <wp:positionV relativeFrom="paragraph">
              <wp:posOffset>12700</wp:posOffset>
            </wp:positionV>
            <wp:extent cx="3056201" cy="1980000"/>
            <wp:effectExtent l="0" t="0" r="0" b="1270"/>
            <wp:wrapSquare wrapText="bothSides"/>
            <wp:docPr id="57" name="Kép 57" descr="C:\Users\badinszkydb\Downloads\pages.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dinszkydb\Downloads\pages.drawio (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6201"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84C8A" w14:textId="288481A3" w:rsidR="003816C3" w:rsidRPr="00354172" w:rsidRDefault="003816C3" w:rsidP="003816C3">
      <w:pPr>
        <w:pStyle w:val="szdszveg"/>
        <w:rPr>
          <w:b/>
          <w:u w:val="single"/>
        </w:rPr>
      </w:pPr>
      <w:r w:rsidRPr="00354172">
        <w:rPr>
          <w:b/>
          <w:u w:val="single"/>
        </w:rPr>
        <w:t>Elem műveletek:</w:t>
      </w:r>
    </w:p>
    <w:p w14:paraId="025D21BB" w14:textId="052BEB82" w:rsidR="003816C3" w:rsidRDefault="003816C3" w:rsidP="00354172">
      <w:pPr>
        <w:pStyle w:val="szdszveg"/>
        <w:ind w:firstLine="0"/>
      </w:pPr>
      <w:r>
        <w:t>Egy számozatlan listában jelennek meg.</w:t>
      </w:r>
    </w:p>
    <w:p w14:paraId="49E3B403" w14:textId="191A2E68" w:rsidR="003816C3" w:rsidRDefault="003816C3" w:rsidP="00354172">
      <w:pPr>
        <w:pStyle w:val="szdszveg"/>
        <w:ind w:firstLine="0"/>
      </w:pPr>
      <w:r>
        <w:t>HTML tag: ul</w:t>
      </w:r>
    </w:p>
    <w:p w14:paraId="3F7DAFF5" w14:textId="2C08130E" w:rsidR="003816C3" w:rsidRDefault="003816C3" w:rsidP="00354172">
      <w:pPr>
        <w:pStyle w:val="szdszveg"/>
        <w:ind w:firstLine="0"/>
      </w:pPr>
      <w:r>
        <w:t>CSS: nav nav-tabs mt-5</w:t>
      </w:r>
    </w:p>
    <w:p w14:paraId="53D424D1" w14:textId="77777777" w:rsidR="003816C3" w:rsidRDefault="003816C3" w:rsidP="00354172">
      <w:pPr>
        <w:pStyle w:val="szdszveg"/>
        <w:ind w:firstLine="0"/>
      </w:pPr>
      <w:r>
        <w:t>Minden egyes elem:</w:t>
      </w:r>
    </w:p>
    <w:p w14:paraId="0C954576" w14:textId="612647D2" w:rsidR="003816C3" w:rsidRDefault="003816C3" w:rsidP="00354172">
      <w:pPr>
        <w:pStyle w:val="szdszveg"/>
        <w:ind w:firstLine="0"/>
      </w:pPr>
      <w:r>
        <w:t>HTML tag: li</w:t>
      </w:r>
    </w:p>
    <w:p w14:paraId="74A1CAE7" w14:textId="77777777" w:rsidR="00641212" w:rsidRDefault="003816C3" w:rsidP="00641212">
      <w:pPr>
        <w:pStyle w:val="szdszveg"/>
        <w:ind w:firstLine="0"/>
      </w:pPr>
      <w:r>
        <w:t xml:space="preserve">CSS: </w:t>
      </w:r>
    </w:p>
    <w:p w14:paraId="55968A0C" w14:textId="19307FC1" w:rsidR="003816C3" w:rsidRDefault="003816C3" w:rsidP="00354172">
      <w:pPr>
        <w:pStyle w:val="szdforrskd"/>
      </w:pPr>
      <w:r>
        <w:t>padding: 10px;</w:t>
      </w:r>
    </w:p>
    <w:p w14:paraId="0B3AC175" w14:textId="7DF1FE2B" w:rsidR="003816C3" w:rsidRDefault="003816C3" w:rsidP="00354172">
      <w:pPr>
        <w:pStyle w:val="szdforrskd"/>
      </w:pPr>
      <w:r>
        <w:t>background: #343a40;</w:t>
      </w:r>
    </w:p>
    <w:p w14:paraId="681C69D6" w14:textId="47B0BA5F" w:rsidR="003816C3" w:rsidRDefault="003816C3" w:rsidP="00354172">
      <w:pPr>
        <w:pStyle w:val="szdforrskd"/>
      </w:pPr>
      <w:r>
        <w:t>border-radius: 10px 10px 0px 0px;</w:t>
      </w:r>
    </w:p>
    <w:p w14:paraId="251529C2" w14:textId="61EAA700" w:rsidR="003816C3" w:rsidRDefault="003816C3" w:rsidP="00354172">
      <w:pPr>
        <w:pStyle w:val="szdforrskd"/>
      </w:pPr>
      <w:r>
        <w:t>margin-right: 3px;</w:t>
      </w:r>
    </w:p>
    <w:p w14:paraId="37EFCA59" w14:textId="77777777" w:rsidR="003816C3" w:rsidRDefault="003816C3" w:rsidP="003816C3">
      <w:pPr>
        <w:pStyle w:val="szdszveg"/>
      </w:pPr>
    </w:p>
    <w:p w14:paraId="05328E21" w14:textId="0450A1AD" w:rsidR="003816C3" w:rsidRDefault="003816C3" w:rsidP="003816C3">
      <w:pPr>
        <w:pStyle w:val="szdszveg"/>
      </w:pPr>
      <w:r>
        <w:lastRenderedPageBreak/>
        <w:t>Az alatta lévő helyen egy gyüjtő konténerben jelennek meg a panelek, melyből egyszerre mindig csak egy látható.</w:t>
      </w:r>
    </w:p>
    <w:p w14:paraId="7F833AA3" w14:textId="433912CB" w:rsidR="003816C3" w:rsidRPr="00354172" w:rsidRDefault="003816C3" w:rsidP="003816C3">
      <w:pPr>
        <w:pStyle w:val="szdszveg"/>
        <w:rPr>
          <w:b/>
          <w:u w:val="single"/>
        </w:rPr>
      </w:pPr>
      <w:r w:rsidRPr="00354172">
        <w:rPr>
          <w:b/>
          <w:u w:val="single"/>
        </w:rPr>
        <w:t>A gy</w:t>
      </w:r>
      <w:r w:rsidR="00641212">
        <w:rPr>
          <w:b/>
          <w:u w:val="single"/>
        </w:rPr>
        <w:t>ű</w:t>
      </w:r>
      <w:r w:rsidRPr="00354172">
        <w:rPr>
          <w:b/>
          <w:u w:val="single"/>
        </w:rPr>
        <w:t>jtő konténer adatai:</w:t>
      </w:r>
    </w:p>
    <w:p w14:paraId="686D7753" w14:textId="01143D43" w:rsidR="003816C3" w:rsidRDefault="003816C3" w:rsidP="00354172">
      <w:pPr>
        <w:pStyle w:val="szdszveg"/>
        <w:ind w:firstLine="0"/>
      </w:pPr>
      <w:r>
        <w:t>HTML tag: div</w:t>
      </w:r>
    </w:p>
    <w:p w14:paraId="4A878B96" w14:textId="77777777" w:rsidR="003816C3" w:rsidRDefault="003816C3" w:rsidP="003816C3">
      <w:pPr>
        <w:pStyle w:val="szdszveg"/>
      </w:pPr>
    </w:p>
    <w:p w14:paraId="4D02CA90" w14:textId="77777777" w:rsidR="003816C3" w:rsidRPr="00354172" w:rsidRDefault="003816C3" w:rsidP="003816C3">
      <w:pPr>
        <w:pStyle w:val="szdszveg"/>
        <w:rPr>
          <w:b/>
          <w:u w:val="single"/>
        </w:rPr>
      </w:pPr>
      <w:r w:rsidRPr="00354172">
        <w:rPr>
          <w:b/>
          <w:u w:val="single"/>
        </w:rPr>
        <w:t>Minden egyes panel adata:</w:t>
      </w:r>
    </w:p>
    <w:p w14:paraId="7F21E4AE" w14:textId="77777777" w:rsidR="003816C3" w:rsidRDefault="003816C3" w:rsidP="00354172">
      <w:pPr>
        <w:pStyle w:val="szdszveg"/>
        <w:ind w:firstLine="0"/>
      </w:pPr>
      <w:r>
        <w:t>HTML tag: div</w:t>
      </w:r>
    </w:p>
    <w:p w14:paraId="524ED667" w14:textId="77777777" w:rsidR="003816C3" w:rsidRDefault="003816C3" w:rsidP="00354172">
      <w:pPr>
        <w:pStyle w:val="szdszveg"/>
        <w:ind w:firstLine="0"/>
      </w:pPr>
      <w:r>
        <w:t>CSS: tab-pane fade pt-4 pb-4 rounded &lt;show&gt;</w:t>
      </w:r>
    </w:p>
    <w:p w14:paraId="28479BEC" w14:textId="7BF30130" w:rsidR="003816C3" w:rsidRDefault="003816C3" w:rsidP="00354172">
      <w:pPr>
        <w:pStyle w:val="szdszveg"/>
        <w:ind w:firstLine="0"/>
      </w:pPr>
      <w:r>
        <w:t>A show osztályt abban az esetben kell aktiválni, ha arra kattintott a felhasználó</w:t>
      </w:r>
    </w:p>
    <w:p w14:paraId="6E72C788" w14:textId="33621627" w:rsidR="003816C3" w:rsidRPr="00964D7E" w:rsidRDefault="003816C3" w:rsidP="00354172">
      <w:pPr>
        <w:pStyle w:val="szdszveg"/>
        <w:ind w:firstLine="0"/>
      </w:pPr>
      <w:r>
        <w:t>Minden</w:t>
      </w:r>
      <w:r w:rsidR="00641212">
        <w:t xml:space="preserve"> </w:t>
      </w:r>
      <w:r>
        <w:t>fül tartalma alább lett részletezve.</w:t>
      </w:r>
    </w:p>
    <w:p w14:paraId="24008AB3" w14:textId="77777777" w:rsidR="005636B0" w:rsidRDefault="005636B0" w:rsidP="00354172">
      <w:pPr>
        <w:pStyle w:val="szdszveg"/>
      </w:pPr>
    </w:p>
    <w:p w14:paraId="0015B736" w14:textId="42A934F9" w:rsidR="00D254AB" w:rsidRDefault="008C6701" w:rsidP="008C6701">
      <w:pPr>
        <w:pStyle w:val="szdcmsor3"/>
      </w:pPr>
      <w:bookmarkStart w:id="74" w:name="_Toc196410068"/>
      <w:r>
        <w:t>Elemek részletei oldal / Media oldal</w:t>
      </w:r>
      <w:bookmarkEnd w:id="74"/>
    </w:p>
    <w:p w14:paraId="231A8A2A" w14:textId="154B5486" w:rsidR="008C6701" w:rsidRDefault="008C6701" w:rsidP="008C6701">
      <w:pPr>
        <w:pStyle w:val="szdszveg"/>
      </w:pPr>
      <w:r>
        <w:t>Ez a fül</w:t>
      </w:r>
      <w:r w:rsidR="00376B47">
        <w:t xml:space="preserve">ön lehet az elemekhez különböző fájlokat csatolni. </w:t>
      </w:r>
      <w:r>
        <w:t>Itt van lehetőség a múltban csatolt fájlok letöltésére is.</w:t>
      </w:r>
    </w:p>
    <w:p w14:paraId="638C5AA9" w14:textId="24273429" w:rsidR="008C6701" w:rsidRDefault="008C6701">
      <w:pPr>
        <w:pStyle w:val="szdszveg"/>
      </w:pPr>
      <w:r>
        <w:t>Az oldal felső részén egy középre helyezett form jelenik meg amiben 2 mező található. A leírás mező és a fájl csatolásához szükséges mező. Ez alatt a feltöltés gomb jelenik meg.</w:t>
      </w:r>
    </w:p>
    <w:p w14:paraId="1A7EF8A3" w14:textId="77777777" w:rsidR="008C6701" w:rsidRPr="00354172" w:rsidRDefault="008C6701" w:rsidP="008C6701">
      <w:pPr>
        <w:pStyle w:val="szdszveg"/>
        <w:rPr>
          <w:b/>
          <w:u w:val="single"/>
        </w:rPr>
      </w:pPr>
      <w:r w:rsidRPr="00354172">
        <w:rPr>
          <w:b/>
          <w:u w:val="single"/>
        </w:rPr>
        <w:t>Feltöltés form:</w:t>
      </w:r>
    </w:p>
    <w:p w14:paraId="141546A1" w14:textId="77777777" w:rsidR="008C6701" w:rsidRDefault="008C6701" w:rsidP="008C6701">
      <w:pPr>
        <w:pStyle w:val="szdszveg"/>
      </w:pPr>
      <w:r>
        <w:t>A form a “#”-ra küldi a fájl POST metódussal.</w:t>
      </w:r>
    </w:p>
    <w:p w14:paraId="0F4357EC" w14:textId="77777777" w:rsidR="008C6701" w:rsidRDefault="008C6701" w:rsidP="008C6701">
      <w:pPr>
        <w:pStyle w:val="szdszveg"/>
      </w:pPr>
      <w:r>
        <w:t>HTML tag: div</w:t>
      </w:r>
    </w:p>
    <w:p w14:paraId="2590AC83" w14:textId="77777777" w:rsidR="008C6701" w:rsidRDefault="008C6701" w:rsidP="008C6701">
      <w:pPr>
        <w:pStyle w:val="szdszveg"/>
      </w:pPr>
      <w:r>
        <w:t>CSS: modal-body bg-secondary ml-auto mr-auto mt-3 mb-1</w:t>
      </w:r>
    </w:p>
    <w:p w14:paraId="3A36E4C6" w14:textId="77777777" w:rsidR="008C6701" w:rsidRDefault="008C6701" w:rsidP="008C6701">
      <w:pPr>
        <w:pStyle w:val="szdszveg"/>
      </w:pPr>
    </w:p>
    <w:p w14:paraId="76132767" w14:textId="77777777" w:rsidR="00376B47" w:rsidRDefault="00376B47" w:rsidP="008C6701">
      <w:pPr>
        <w:pStyle w:val="szdszveg"/>
        <w:rPr>
          <w:b/>
          <w:u w:val="single"/>
        </w:rPr>
        <w:sectPr w:rsidR="00376B47" w:rsidSect="007B6234">
          <w:type w:val="continuous"/>
          <w:pgSz w:w="11906" w:h="16838"/>
          <w:pgMar w:top="1418" w:right="1418" w:bottom="1418" w:left="1418" w:header="0" w:footer="709" w:gutter="284"/>
          <w:cols w:space="708"/>
          <w:formProt w:val="0"/>
          <w:titlePg/>
          <w:docGrid w:linePitch="360"/>
        </w:sectPr>
      </w:pPr>
    </w:p>
    <w:p w14:paraId="66F348D5" w14:textId="3F107988" w:rsidR="008C6701" w:rsidRPr="00354172" w:rsidRDefault="008C6701" w:rsidP="008C6701">
      <w:pPr>
        <w:pStyle w:val="szdszveg"/>
        <w:rPr>
          <w:b/>
          <w:u w:val="single"/>
        </w:rPr>
      </w:pPr>
      <w:r w:rsidRPr="00354172">
        <w:rPr>
          <w:b/>
          <w:u w:val="single"/>
        </w:rPr>
        <w:t>Leírás mező:</w:t>
      </w:r>
    </w:p>
    <w:p w14:paraId="1E3E0978" w14:textId="77777777" w:rsidR="008C6701" w:rsidRDefault="008C6701" w:rsidP="008C6701">
      <w:pPr>
        <w:pStyle w:val="szdszveg"/>
      </w:pPr>
      <w:r>
        <w:t>kötelező mező</w:t>
      </w:r>
    </w:p>
    <w:p w14:paraId="4CFDFE42" w14:textId="77777777" w:rsidR="008C6701" w:rsidRDefault="008C6701" w:rsidP="008C6701">
      <w:pPr>
        <w:pStyle w:val="szdszveg"/>
      </w:pPr>
      <w:r>
        <w:t>HTML tag: input&gt;text</w:t>
      </w:r>
    </w:p>
    <w:p w14:paraId="4710169F" w14:textId="540E1520" w:rsidR="008C6701" w:rsidRDefault="00376B47" w:rsidP="008C6701">
      <w:pPr>
        <w:pStyle w:val="szdszveg"/>
      </w:pPr>
      <w:r>
        <w:t>N</w:t>
      </w:r>
      <w:r w:rsidR="008C6701">
        <w:t>ame: description</w:t>
      </w:r>
    </w:p>
    <w:p w14:paraId="4F40BA23" w14:textId="77777777" w:rsidR="008C6701" w:rsidRDefault="008C6701" w:rsidP="00354172">
      <w:pPr>
        <w:pStyle w:val="szdszveg"/>
        <w:ind w:left="426" w:hanging="29"/>
      </w:pPr>
      <w:r>
        <w:t>CSS: form-control ml-auto mr-auto mb-3</w:t>
      </w:r>
    </w:p>
    <w:p w14:paraId="1043ACF3" w14:textId="3FA4C597" w:rsidR="008C6701" w:rsidRPr="00354172" w:rsidRDefault="008C6701" w:rsidP="008C6701">
      <w:pPr>
        <w:pStyle w:val="szdszveg"/>
        <w:rPr>
          <w:b/>
          <w:u w:val="single"/>
        </w:rPr>
      </w:pPr>
      <w:r>
        <w:t>width:400px;</w:t>
      </w:r>
      <w:r w:rsidR="00376B47">
        <w:br w:type="column"/>
      </w:r>
      <w:r w:rsidRPr="00354172">
        <w:rPr>
          <w:b/>
          <w:u w:val="single"/>
        </w:rPr>
        <w:t>Fájl mező:</w:t>
      </w:r>
    </w:p>
    <w:p w14:paraId="0F4E9E7A" w14:textId="77777777" w:rsidR="008C6701" w:rsidRDefault="008C6701" w:rsidP="00354172">
      <w:pPr>
        <w:pStyle w:val="szdszveg"/>
        <w:ind w:firstLine="0"/>
      </w:pPr>
      <w:r>
        <w:t>kötelező mező</w:t>
      </w:r>
    </w:p>
    <w:p w14:paraId="56226AA3" w14:textId="77777777" w:rsidR="008C6701" w:rsidRDefault="008C6701" w:rsidP="00354172">
      <w:pPr>
        <w:pStyle w:val="szdszveg"/>
        <w:ind w:firstLine="0"/>
      </w:pPr>
      <w:r>
        <w:t>HTML tag: input&gt;file</w:t>
      </w:r>
    </w:p>
    <w:p w14:paraId="0161D186" w14:textId="20E25A65" w:rsidR="008C6701" w:rsidRDefault="00376B47" w:rsidP="00354172">
      <w:pPr>
        <w:pStyle w:val="szdszveg"/>
        <w:ind w:firstLine="0"/>
      </w:pPr>
      <w:r>
        <w:t>N</w:t>
      </w:r>
      <w:r w:rsidR="008C6701">
        <w:t>ame: file</w:t>
      </w:r>
    </w:p>
    <w:p w14:paraId="20AFC125" w14:textId="77777777" w:rsidR="008C6701" w:rsidRDefault="008C6701" w:rsidP="00354172">
      <w:pPr>
        <w:pStyle w:val="szdszveg"/>
        <w:ind w:firstLine="0"/>
      </w:pPr>
      <w:r>
        <w:t>CSS: ml-auto mr-auto mb-3</w:t>
      </w:r>
    </w:p>
    <w:p w14:paraId="1B10223E" w14:textId="77777777" w:rsidR="00376B47" w:rsidRDefault="00376B47" w:rsidP="008C6701">
      <w:pPr>
        <w:pStyle w:val="szdszveg"/>
        <w:sectPr w:rsidR="00376B47" w:rsidSect="00354172">
          <w:type w:val="continuous"/>
          <w:pgSz w:w="11906" w:h="16838"/>
          <w:pgMar w:top="1418" w:right="1418" w:bottom="1418" w:left="1418" w:header="0" w:footer="709" w:gutter="284"/>
          <w:cols w:num="2" w:space="708"/>
          <w:formProt w:val="0"/>
          <w:titlePg/>
          <w:docGrid w:linePitch="360"/>
        </w:sectPr>
      </w:pPr>
    </w:p>
    <w:p w14:paraId="11917C84" w14:textId="1791FD1E" w:rsidR="008C6701" w:rsidRDefault="008C6701" w:rsidP="008C6701">
      <w:pPr>
        <w:pStyle w:val="szdszveg"/>
      </w:pPr>
    </w:p>
    <w:p w14:paraId="15628B4A" w14:textId="14E34457" w:rsidR="008C6701" w:rsidRDefault="008C6701" w:rsidP="008C6701">
      <w:pPr>
        <w:pStyle w:val="szdszveg"/>
      </w:pPr>
      <w:r>
        <w:t>Az oldal alsó részén a feltöltött fájlok jelennek meg flex-box formában balra igazítva.</w:t>
      </w:r>
    </w:p>
    <w:p w14:paraId="008661FA" w14:textId="292F6F7C" w:rsidR="00376B47" w:rsidRDefault="00376B47" w:rsidP="008C6701">
      <w:pPr>
        <w:pStyle w:val="szdszveg"/>
      </w:pPr>
      <w:r>
        <w:br w:type="page"/>
      </w:r>
    </w:p>
    <w:p w14:paraId="3E69659C" w14:textId="1536CCE9" w:rsidR="008C6701" w:rsidRPr="00906815" w:rsidRDefault="00376B47" w:rsidP="008C6701">
      <w:pPr>
        <w:pStyle w:val="szdszveg"/>
        <w:rPr>
          <w:b/>
          <w:u w:val="single"/>
        </w:rPr>
      </w:pPr>
      <w:r>
        <w:rPr>
          <w:noProof/>
        </w:rPr>
        <w:lastRenderedPageBreak/>
        <mc:AlternateContent>
          <mc:Choice Requires="wps">
            <w:drawing>
              <wp:anchor distT="0" distB="0" distL="114300" distR="114300" simplePos="0" relativeHeight="251736064" behindDoc="0" locked="0" layoutInCell="1" allowOverlap="1" wp14:anchorId="1CC1869D" wp14:editId="2915DC90">
                <wp:simplePos x="0" y="0"/>
                <wp:positionH relativeFrom="column">
                  <wp:posOffset>2618740</wp:posOffset>
                </wp:positionH>
                <wp:positionV relativeFrom="paragraph">
                  <wp:posOffset>2037080</wp:posOffset>
                </wp:positionV>
                <wp:extent cx="3505200" cy="635"/>
                <wp:effectExtent l="0" t="0" r="0" b="0"/>
                <wp:wrapSquare wrapText="bothSides"/>
                <wp:docPr id="60" name="Szövegdoboz 60"/>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347B03EB" w14:textId="44BAD1DC" w:rsidR="008E67B1" w:rsidRPr="00A51761" w:rsidRDefault="008D19B1" w:rsidP="00906815">
                            <w:pPr>
                              <w:pStyle w:val="Kpalrs"/>
                              <w:jc w:val="center"/>
                              <w:rPr>
                                <w:noProof/>
                              </w:rPr>
                            </w:pPr>
                            <w:r>
                              <w:rPr>
                                <w:noProof/>
                              </w:rPr>
                              <w:t>31</w:t>
                            </w:r>
                            <w:r w:rsidR="008E67B1">
                              <w:t>. ábra Media aloldal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869D" id="Szövegdoboz 60" o:spid="_x0000_s1050" type="#_x0000_t202" style="position:absolute;left:0;text-align:left;margin-left:206.2pt;margin-top:160.4pt;width:27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" stroked="f">
                <v:textbox style="mso-fit-shape-to-text:t" inset="0,0,0,0">
                  <w:txbxContent>
                    <w:p w14:paraId="347B03EB" w14:textId="44BAD1DC" w:rsidR="008E67B1" w:rsidRPr="00A51761" w:rsidRDefault="008D19B1" w:rsidP="00906815">
                      <w:pPr>
                        <w:pStyle w:val="Kpalrs"/>
                        <w:jc w:val="center"/>
                        <w:rPr>
                          <w:noProof/>
                        </w:rPr>
                      </w:pPr>
                      <w:r>
                        <w:rPr>
                          <w:noProof/>
                        </w:rPr>
                        <w:t>31</w:t>
                      </w:r>
                      <w:r w:rsidR="008E67B1">
                        <w:t>. ábra Media aloldal</w:t>
                      </w:r>
                    </w:p>
                  </w:txbxContent>
                </v:textbox>
                <w10:wrap type="square"/>
              </v:shape>
            </w:pict>
          </mc:Fallback>
        </mc:AlternateContent>
      </w:r>
      <w:r>
        <w:rPr>
          <w:noProof/>
        </w:rPr>
        <w:drawing>
          <wp:anchor distT="0" distB="0" distL="114300" distR="114300" simplePos="0" relativeHeight="251734016" behindDoc="0" locked="0" layoutInCell="1" allowOverlap="1" wp14:anchorId="6AFC2117" wp14:editId="5C7FB3ED">
            <wp:simplePos x="0" y="0"/>
            <wp:positionH relativeFrom="column">
              <wp:posOffset>2619183</wp:posOffset>
            </wp:positionH>
            <wp:positionV relativeFrom="paragraph">
              <wp:posOffset>472</wp:posOffset>
            </wp:positionV>
            <wp:extent cx="3505200" cy="1979930"/>
            <wp:effectExtent l="0" t="0" r="0" b="1270"/>
            <wp:wrapSquare wrapText="bothSides"/>
            <wp:docPr id="59" name="Kép 59" descr="C:\Users\badinszkydb\Downloads\pages.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dinszkydb\Downloads\pages.drawio (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05200" cy="1979930"/>
                    </a:xfrm>
                    <a:prstGeom prst="rect">
                      <a:avLst/>
                    </a:prstGeom>
                    <a:noFill/>
                    <a:ln>
                      <a:noFill/>
                    </a:ln>
                  </pic:spPr>
                </pic:pic>
              </a:graphicData>
            </a:graphic>
          </wp:anchor>
        </w:drawing>
      </w:r>
      <w:r w:rsidR="008C6701" w:rsidRPr="00906815">
        <w:rPr>
          <w:b/>
          <w:u w:val="single"/>
        </w:rPr>
        <w:t>Feltöltött fájlok:</w:t>
      </w:r>
    </w:p>
    <w:p w14:paraId="6C6BF331" w14:textId="47B05E9F" w:rsidR="008C6701" w:rsidRDefault="008C6701" w:rsidP="00906815">
      <w:pPr>
        <w:pStyle w:val="szdszveg"/>
        <w:ind w:firstLine="0"/>
      </w:pPr>
      <w:r>
        <w:t>Egy ilyen fájl kinézetét valósítja meg. Minden fájl külön ilyen konténert kap.</w:t>
      </w:r>
    </w:p>
    <w:p w14:paraId="045D8083" w14:textId="324DF76E" w:rsidR="008C6701" w:rsidRDefault="008C6701" w:rsidP="00906815">
      <w:pPr>
        <w:pStyle w:val="szdszveg"/>
        <w:ind w:firstLine="0"/>
      </w:pPr>
      <w:r>
        <w:t>HTML tag: div</w:t>
      </w:r>
    </w:p>
    <w:p w14:paraId="3686C829" w14:textId="2AE897BD" w:rsidR="008C6701" w:rsidRDefault="008C6701" w:rsidP="00906815">
      <w:pPr>
        <w:pStyle w:val="szdszveg"/>
        <w:ind w:firstLine="0"/>
      </w:pPr>
      <w:r>
        <w:t>CSS: card bg-light text-dark m-2 rounded</w:t>
      </w:r>
    </w:p>
    <w:p w14:paraId="6BB99C17" w14:textId="77777777" w:rsidR="008C6701" w:rsidRPr="00906815" w:rsidRDefault="008C6701" w:rsidP="008C6701">
      <w:pPr>
        <w:pStyle w:val="szdszveg"/>
        <w:rPr>
          <w:b/>
          <w:u w:val="single"/>
        </w:rPr>
      </w:pPr>
      <w:r w:rsidRPr="00906815">
        <w:rPr>
          <w:b/>
          <w:u w:val="single"/>
        </w:rPr>
        <w:t>Ezen belül a felső kép adatai:</w:t>
      </w:r>
    </w:p>
    <w:p w14:paraId="4AA61E55" w14:textId="0D8FD736" w:rsidR="008C6701" w:rsidRDefault="008C6701" w:rsidP="00906815">
      <w:pPr>
        <w:pStyle w:val="szdszveg"/>
        <w:ind w:firstLine="0"/>
      </w:pPr>
      <w:r>
        <w:t>HTML tag: img</w:t>
      </w:r>
    </w:p>
    <w:p w14:paraId="61E68602" w14:textId="77777777" w:rsidR="008C6701" w:rsidRDefault="008C6701" w:rsidP="00906815">
      <w:pPr>
        <w:pStyle w:val="szdszveg"/>
        <w:ind w:firstLine="0"/>
      </w:pPr>
      <w:r>
        <w:t>CSS: card-img-top</w:t>
      </w:r>
    </w:p>
    <w:p w14:paraId="65DF5E92" w14:textId="00E34C09" w:rsidR="00376B47" w:rsidRDefault="008C6701" w:rsidP="00906815">
      <w:pPr>
        <w:pStyle w:val="szdszveg"/>
        <w:ind w:firstLine="0"/>
      </w:pPr>
      <w:r>
        <w:t>height:150px;</w:t>
      </w:r>
    </w:p>
    <w:p w14:paraId="6D439BC8" w14:textId="58A69975" w:rsidR="008C6701" w:rsidRPr="00906815" w:rsidRDefault="008C6701" w:rsidP="008C6701">
      <w:pPr>
        <w:pStyle w:val="szdszveg"/>
        <w:rPr>
          <w:b/>
          <w:u w:val="single"/>
        </w:rPr>
      </w:pPr>
      <w:r w:rsidRPr="00906815">
        <w:rPr>
          <w:b/>
          <w:u w:val="single"/>
        </w:rPr>
        <w:t>Ez alatt egy div helyezkedik el a következő adatokkal:</w:t>
      </w:r>
    </w:p>
    <w:p w14:paraId="55BC4456" w14:textId="77777777" w:rsidR="008C6701" w:rsidRDefault="008C6701" w:rsidP="00906815">
      <w:pPr>
        <w:pStyle w:val="szdszveg"/>
        <w:ind w:firstLine="0"/>
      </w:pPr>
      <w:r>
        <w:t>HTML tag: div</w:t>
      </w:r>
    </w:p>
    <w:p w14:paraId="32967AAC" w14:textId="12EF68E7" w:rsidR="008C6701" w:rsidRDefault="008C6701" w:rsidP="00906815">
      <w:pPr>
        <w:pStyle w:val="szdszveg"/>
        <w:ind w:firstLine="0"/>
      </w:pPr>
      <w:r>
        <w:t>CSS: card-body</w:t>
      </w:r>
    </w:p>
    <w:p w14:paraId="0A4FC95F" w14:textId="33A27CF3" w:rsidR="008C6701" w:rsidRDefault="008C6701" w:rsidP="00906815">
      <w:pPr>
        <w:pStyle w:val="szdszveg"/>
        <w:ind w:firstLine="0"/>
      </w:pPr>
      <w:r>
        <w:t>Tartalomként a leírás szövege egy h4-es tagben “card-title” class-ba foglalva.</w:t>
      </w:r>
    </w:p>
    <w:p w14:paraId="31ECF2F7" w14:textId="46758D27" w:rsidR="008C6701" w:rsidRPr="00906815" w:rsidRDefault="008C6701" w:rsidP="008C6701">
      <w:pPr>
        <w:pStyle w:val="szdszveg"/>
        <w:rPr>
          <w:b/>
          <w:u w:val="single"/>
        </w:rPr>
      </w:pPr>
      <w:r w:rsidRPr="00906815">
        <w:rPr>
          <w:b/>
          <w:u w:val="single"/>
        </w:rPr>
        <w:t>Letöltés gomb:</w:t>
      </w:r>
    </w:p>
    <w:p w14:paraId="6A31C312" w14:textId="067CFE67" w:rsidR="008C6701" w:rsidRDefault="008C6701" w:rsidP="00906815">
      <w:pPr>
        <w:pStyle w:val="szdszveg"/>
        <w:ind w:firstLine="0"/>
      </w:pPr>
      <w:r>
        <w:t>HTML tag: a</w:t>
      </w:r>
    </w:p>
    <w:p w14:paraId="12158579" w14:textId="77777777" w:rsidR="008C6701" w:rsidRDefault="008C6701" w:rsidP="00906815">
      <w:pPr>
        <w:pStyle w:val="szdszveg"/>
        <w:ind w:firstLine="0"/>
      </w:pPr>
      <w:r>
        <w:t>CSS: btn btn-primary</w:t>
      </w:r>
    </w:p>
    <w:p w14:paraId="5EAE3711" w14:textId="0FF92141" w:rsidR="008C6701" w:rsidRDefault="008C6701" w:rsidP="00906815">
      <w:pPr>
        <w:pStyle w:val="szdszveg"/>
        <w:ind w:firstLine="0"/>
      </w:pPr>
      <w:r>
        <w:t>Megjelenítendő szöveg: Download</w:t>
      </w:r>
    </w:p>
    <w:p w14:paraId="532286D6" w14:textId="78210B5A" w:rsidR="007D3970" w:rsidRPr="008C6701" w:rsidRDefault="008C6701">
      <w:pPr>
        <w:pStyle w:val="szdszveg"/>
        <w:ind w:firstLine="0"/>
      </w:pPr>
      <w:r>
        <w:t>A link a feltöltött fájl referanciájára mutat.</w:t>
      </w:r>
    </w:p>
    <w:p w14:paraId="0AEC0990" w14:textId="049FA0BA" w:rsidR="007D3970" w:rsidRDefault="007D3970" w:rsidP="007D3970">
      <w:pPr>
        <w:pStyle w:val="szdcmsor3"/>
      </w:pPr>
      <w:bookmarkStart w:id="75" w:name="_Toc196410069"/>
      <w:r>
        <w:t>Elemek részletei oldal / Ikon beállítása</w:t>
      </w:r>
      <w:bookmarkEnd w:id="75"/>
    </w:p>
    <w:p w14:paraId="7CAC46B2" w14:textId="5F6D7E73" w:rsidR="007D3970" w:rsidRDefault="007D3970" w:rsidP="007D3970">
      <w:pPr>
        <w:pStyle w:val="szdszveg"/>
      </w:pPr>
      <w:r>
        <w:t xml:space="preserve">Itt a már korábban feltöltött fájlokat lehet beállítani egy kattintással, mint ikon az adott elemhez. Ehhez egy listában felsorolódik az összes feltöltött kép egy balra rendezett flex-box konténerben. </w:t>
      </w:r>
    </w:p>
    <w:p w14:paraId="2633C45E" w14:textId="2B97044E" w:rsidR="007D3970" w:rsidRPr="00906815" w:rsidRDefault="007D3970">
      <w:pPr>
        <w:pStyle w:val="szdszveg"/>
        <w:rPr>
          <w:b/>
          <w:u w:val="single"/>
        </w:rPr>
      </w:pPr>
      <w:r w:rsidRPr="00906815">
        <w:rPr>
          <w:b/>
          <w:u w:val="single"/>
        </w:rPr>
        <w:t>Egy benne elhelyezkedő elem leírása:</w:t>
      </w:r>
    </w:p>
    <w:p w14:paraId="2928CBFD" w14:textId="664DE156" w:rsidR="007D3970" w:rsidRDefault="00E150B9" w:rsidP="007D3970">
      <w:pPr>
        <w:pStyle w:val="szdszveg"/>
        <w:ind w:firstLine="0"/>
      </w:pPr>
      <w:r>
        <w:rPr>
          <w:noProof/>
        </w:rPr>
        <w:drawing>
          <wp:anchor distT="0" distB="0" distL="114300" distR="114300" simplePos="0" relativeHeight="251737088" behindDoc="0" locked="0" layoutInCell="1" allowOverlap="1" wp14:anchorId="33F66F67" wp14:editId="22379218">
            <wp:simplePos x="0" y="0"/>
            <wp:positionH relativeFrom="column">
              <wp:posOffset>2394585</wp:posOffset>
            </wp:positionH>
            <wp:positionV relativeFrom="paragraph">
              <wp:posOffset>233156</wp:posOffset>
            </wp:positionV>
            <wp:extent cx="3909695" cy="1979930"/>
            <wp:effectExtent l="0" t="0" r="0" b="1270"/>
            <wp:wrapSquare wrapText="bothSides"/>
            <wp:docPr id="61" name="Kép 61" descr="C:\Users\badinszkydb\Downloads\pages.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dinszkydb\Downloads\pages.drawio (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09695" cy="1979930"/>
                    </a:xfrm>
                    <a:prstGeom prst="rect">
                      <a:avLst/>
                    </a:prstGeom>
                    <a:noFill/>
                    <a:ln>
                      <a:noFill/>
                    </a:ln>
                  </pic:spPr>
                </pic:pic>
              </a:graphicData>
            </a:graphic>
          </wp:anchor>
        </w:drawing>
      </w:r>
      <w:r w:rsidR="007D3970">
        <w:t>CSS: card bg-light text-dark m-2 rounded</w:t>
      </w:r>
    </w:p>
    <w:p w14:paraId="2B6F60D6" w14:textId="3DFACEFB" w:rsidR="00E150B9" w:rsidRDefault="00E150B9" w:rsidP="00E150B9">
      <w:pPr>
        <w:pStyle w:val="szdszveg"/>
        <w:ind w:firstLine="0"/>
      </w:pPr>
      <w:r>
        <w:t>HTML tag: div</w:t>
      </w:r>
    </w:p>
    <w:p w14:paraId="1D26715E" w14:textId="0C81B01C" w:rsidR="007D3970" w:rsidRPr="00906815" w:rsidRDefault="007D3970" w:rsidP="007D3970">
      <w:pPr>
        <w:pStyle w:val="szdszveg"/>
        <w:rPr>
          <w:b/>
          <w:u w:val="single"/>
        </w:rPr>
      </w:pPr>
      <w:r w:rsidRPr="00906815">
        <w:rPr>
          <w:b/>
          <w:u w:val="single"/>
        </w:rPr>
        <w:t>Ezen belül a felső kép adatai:</w:t>
      </w:r>
    </w:p>
    <w:p w14:paraId="66D7EF6C" w14:textId="4F57CE22" w:rsidR="007D3970" w:rsidRDefault="007D3970" w:rsidP="00906815">
      <w:pPr>
        <w:pStyle w:val="szdszveg"/>
        <w:ind w:firstLine="0"/>
      </w:pPr>
      <w:r>
        <w:t>HTML tag: img</w:t>
      </w:r>
    </w:p>
    <w:p w14:paraId="0508FEFE" w14:textId="5C356E99" w:rsidR="007D3970" w:rsidRDefault="007D3970" w:rsidP="00906815">
      <w:pPr>
        <w:pStyle w:val="szdszveg"/>
        <w:ind w:firstLine="0"/>
      </w:pPr>
      <w:r>
        <w:t>CSS: card-img-top</w:t>
      </w:r>
    </w:p>
    <w:p w14:paraId="219D1FD8" w14:textId="1A8ACD2E" w:rsidR="007D3970" w:rsidRDefault="007D3970" w:rsidP="00906815">
      <w:pPr>
        <w:pStyle w:val="szdszveg"/>
        <w:ind w:firstLine="0"/>
      </w:pPr>
      <w:r>
        <w:t>height:150px;</w:t>
      </w:r>
    </w:p>
    <w:p w14:paraId="23DB5E76" w14:textId="77777777" w:rsidR="007D3970" w:rsidRPr="00906815" w:rsidRDefault="007D3970" w:rsidP="007D3970">
      <w:pPr>
        <w:pStyle w:val="szdszveg"/>
        <w:rPr>
          <w:b/>
          <w:u w:val="single"/>
        </w:rPr>
      </w:pPr>
      <w:r w:rsidRPr="00906815">
        <w:rPr>
          <w:b/>
          <w:u w:val="single"/>
        </w:rPr>
        <w:t>Beállítás gomb:</w:t>
      </w:r>
    </w:p>
    <w:p w14:paraId="31C3A92A" w14:textId="77777777" w:rsidR="007D3970" w:rsidRDefault="007D3970" w:rsidP="00906815">
      <w:pPr>
        <w:pStyle w:val="szdszveg"/>
        <w:ind w:firstLine="0"/>
      </w:pPr>
      <w:r>
        <w:t>HTML tag: a</w:t>
      </w:r>
    </w:p>
    <w:p w14:paraId="3A3D70FF" w14:textId="77777777" w:rsidR="007D3970" w:rsidRDefault="007D3970" w:rsidP="00906815">
      <w:pPr>
        <w:pStyle w:val="szdszveg"/>
        <w:ind w:firstLine="0"/>
      </w:pPr>
      <w:r>
        <w:t>CSS: btn btn-primary</w:t>
      </w:r>
    </w:p>
    <w:p w14:paraId="14FA1AC6" w14:textId="4E055196" w:rsidR="007D3970" w:rsidRDefault="00E150B9" w:rsidP="007D3970">
      <w:pPr>
        <w:pStyle w:val="szdszveg"/>
        <w:ind w:firstLine="0"/>
      </w:pPr>
      <w:r>
        <w:rPr>
          <w:noProof/>
        </w:rPr>
        <mc:AlternateContent>
          <mc:Choice Requires="wps">
            <w:drawing>
              <wp:anchor distT="0" distB="0" distL="114300" distR="114300" simplePos="0" relativeHeight="251739136" behindDoc="0" locked="0" layoutInCell="1" allowOverlap="1" wp14:anchorId="5F74EC37" wp14:editId="099E11A9">
                <wp:simplePos x="0" y="0"/>
                <wp:positionH relativeFrom="column">
                  <wp:posOffset>2410349</wp:posOffset>
                </wp:positionH>
                <wp:positionV relativeFrom="paragraph">
                  <wp:posOffset>64439</wp:posOffset>
                </wp:positionV>
                <wp:extent cx="3909695"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3909695" cy="635"/>
                        </a:xfrm>
                        <a:prstGeom prst="rect">
                          <a:avLst/>
                        </a:prstGeom>
                        <a:solidFill>
                          <a:prstClr val="white"/>
                        </a:solidFill>
                        <a:ln>
                          <a:noFill/>
                        </a:ln>
                      </wps:spPr>
                      <wps:txbx>
                        <w:txbxContent>
                          <w:p w14:paraId="2B83DA01" w14:textId="1BD8591B" w:rsidR="008E67B1" w:rsidRPr="00C81FCA" w:rsidRDefault="008E67B1" w:rsidP="00906815">
                            <w:pPr>
                              <w:pStyle w:val="Kpalrs"/>
                              <w:jc w:val="center"/>
                              <w:rPr>
                                <w:noProof/>
                              </w:rPr>
                            </w:pPr>
                            <w:r>
                              <w:rPr>
                                <w:noProof/>
                              </w:rPr>
                              <w:t>3</w:t>
                            </w:r>
                            <w:r w:rsidR="008D19B1">
                              <w:rPr>
                                <w:noProof/>
                              </w:rPr>
                              <w:t>2</w:t>
                            </w:r>
                            <w:r>
                              <w:t>. ábra Ikon beállítása aloldal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4EC37" id="Szövegdoboz 62" o:spid="_x0000_s1051" type="#_x0000_t202" style="position:absolute;left:0;text-align:left;margin-left:189.8pt;margin-top:5.05pt;width:307.8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" stroked="f">
                <v:textbox style="mso-fit-shape-to-text:t" inset="0,0,0,0">
                  <w:txbxContent>
                    <w:p w14:paraId="2B83DA01" w14:textId="1BD8591B" w:rsidR="008E67B1" w:rsidRPr="00C81FCA" w:rsidRDefault="008E67B1" w:rsidP="00906815">
                      <w:pPr>
                        <w:pStyle w:val="Kpalrs"/>
                        <w:jc w:val="center"/>
                        <w:rPr>
                          <w:noProof/>
                        </w:rPr>
                      </w:pPr>
                      <w:r>
                        <w:rPr>
                          <w:noProof/>
                        </w:rPr>
                        <w:t>3</w:t>
                      </w:r>
                      <w:r w:rsidR="008D19B1">
                        <w:rPr>
                          <w:noProof/>
                        </w:rPr>
                        <w:t>2</w:t>
                      </w:r>
                      <w:r>
                        <w:t>. ábra Ikon beállítása aloldal</w:t>
                      </w:r>
                    </w:p>
                  </w:txbxContent>
                </v:textbox>
                <w10:wrap type="square"/>
              </v:shape>
            </w:pict>
          </mc:Fallback>
        </mc:AlternateContent>
      </w:r>
      <w:r w:rsidR="007D3970">
        <w:t>Megjelenítendő szöveg: Set as icon</w:t>
      </w:r>
    </w:p>
    <w:p w14:paraId="3D17D4D0" w14:textId="1395EBDC" w:rsidR="00E07730" w:rsidRDefault="00E07730" w:rsidP="00E07730">
      <w:pPr>
        <w:pStyle w:val="szdcmsor3"/>
      </w:pPr>
      <w:bookmarkStart w:id="76" w:name="_Toc196410070"/>
      <w:r>
        <w:lastRenderedPageBreak/>
        <w:t>Elemek részletei oldal / Beszerzési lehetőségek</w:t>
      </w:r>
      <w:r w:rsidR="00EB3FF2">
        <w:t xml:space="preserve"> aloldal</w:t>
      </w:r>
      <w:bookmarkEnd w:id="76"/>
    </w:p>
    <w:p w14:paraId="6372B085" w14:textId="19FB3B4B" w:rsidR="00E07730" w:rsidRDefault="00E07730">
      <w:pPr>
        <w:pStyle w:val="szdszveg"/>
      </w:pPr>
      <w:r>
        <w:t>Ezen az oldalon beszállítói lehetőségek regisztrálására van lehetőség. Az új lehetőség gomb megnyomásakor egy felugró ablakban van lehetőség egy új elem létrehozására.</w:t>
      </w:r>
    </w:p>
    <w:p w14:paraId="657F3E80" w14:textId="02FA8415" w:rsidR="00E07730" w:rsidRDefault="004B523B">
      <w:pPr>
        <w:pStyle w:val="szdszveg"/>
      </w:pPr>
      <w:r>
        <w:rPr>
          <w:noProof/>
        </w:rPr>
        <mc:AlternateContent>
          <mc:Choice Requires="wps">
            <w:drawing>
              <wp:anchor distT="0" distB="0" distL="114300" distR="114300" simplePos="0" relativeHeight="251742208" behindDoc="0" locked="0" layoutInCell="1" allowOverlap="1" wp14:anchorId="5FA9D558" wp14:editId="5BE825C3">
                <wp:simplePos x="0" y="0"/>
                <wp:positionH relativeFrom="column">
                  <wp:posOffset>1654810</wp:posOffset>
                </wp:positionH>
                <wp:positionV relativeFrom="paragraph">
                  <wp:posOffset>2104390</wp:posOffset>
                </wp:positionV>
                <wp:extent cx="3917950" cy="635"/>
                <wp:effectExtent l="0" t="0" r="0" b="0"/>
                <wp:wrapSquare wrapText="bothSides"/>
                <wp:docPr id="64" name="Szövegdoboz 64"/>
                <wp:cNvGraphicFramePr/>
                <a:graphic xmlns:a="http://schemas.openxmlformats.org/drawingml/2006/main">
                  <a:graphicData uri="http://schemas.microsoft.com/office/word/2010/wordprocessingShape">
                    <wps:wsp>
                      <wps:cNvSpPr txBox="1"/>
                      <wps:spPr>
                        <a:xfrm>
                          <a:off x="0" y="0"/>
                          <a:ext cx="3917950" cy="635"/>
                        </a:xfrm>
                        <a:prstGeom prst="rect">
                          <a:avLst/>
                        </a:prstGeom>
                        <a:solidFill>
                          <a:prstClr val="white"/>
                        </a:solidFill>
                        <a:ln>
                          <a:noFill/>
                        </a:ln>
                      </wps:spPr>
                      <wps:txbx>
                        <w:txbxContent>
                          <w:p w14:paraId="04C7A983" w14:textId="6D3C021B" w:rsidR="008E67B1" w:rsidRPr="00D844A0" w:rsidRDefault="008E67B1" w:rsidP="00906815">
                            <w:pPr>
                              <w:pStyle w:val="Kpalrs"/>
                              <w:jc w:val="center"/>
                              <w:rPr>
                                <w:noProof/>
                              </w:rPr>
                            </w:pPr>
                            <w:r>
                              <w:rPr>
                                <w:noProof/>
                              </w:rPr>
                              <w:t>3</w:t>
                            </w:r>
                            <w:r w:rsidR="008D19B1">
                              <w:rPr>
                                <w:noProof/>
                              </w:rPr>
                              <w:t>3</w:t>
                            </w:r>
                            <w:r>
                              <w:t>. ábra Beszerzési lehetőségek aloldal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9D558" id="Szövegdoboz 64" o:spid="_x0000_s1052" type="#_x0000_t202" style="position:absolute;left:0;text-align:left;margin-left:130.3pt;margin-top:165.7pt;width:30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" stroked="f">
                <v:textbox style="mso-fit-shape-to-text:t" inset="0,0,0,0">
                  <w:txbxContent>
                    <w:p w14:paraId="04C7A983" w14:textId="6D3C021B" w:rsidR="008E67B1" w:rsidRPr="00D844A0" w:rsidRDefault="008E67B1" w:rsidP="00906815">
                      <w:pPr>
                        <w:pStyle w:val="Kpalrs"/>
                        <w:jc w:val="center"/>
                        <w:rPr>
                          <w:noProof/>
                        </w:rPr>
                      </w:pPr>
                      <w:r>
                        <w:rPr>
                          <w:noProof/>
                        </w:rPr>
                        <w:t>3</w:t>
                      </w:r>
                      <w:r w:rsidR="008D19B1">
                        <w:rPr>
                          <w:noProof/>
                        </w:rPr>
                        <w:t>3</w:t>
                      </w:r>
                      <w:r>
                        <w:t>. ábra Beszerzési lehetőségek aloldal</w:t>
                      </w:r>
                    </w:p>
                  </w:txbxContent>
                </v:textbox>
                <w10:wrap type="square"/>
              </v:shape>
            </w:pict>
          </mc:Fallback>
        </mc:AlternateContent>
      </w:r>
      <w:r>
        <w:rPr>
          <w:noProof/>
        </w:rPr>
        <w:drawing>
          <wp:anchor distT="0" distB="0" distL="114300" distR="114300" simplePos="0" relativeHeight="251740160" behindDoc="0" locked="0" layoutInCell="1" allowOverlap="1" wp14:anchorId="631130CE" wp14:editId="4D08569B">
            <wp:simplePos x="0" y="0"/>
            <wp:positionH relativeFrom="margin">
              <wp:align>right</wp:align>
            </wp:positionH>
            <wp:positionV relativeFrom="paragraph">
              <wp:posOffset>67615</wp:posOffset>
            </wp:positionV>
            <wp:extent cx="3917950" cy="1979930"/>
            <wp:effectExtent l="0" t="0" r="6350" b="1270"/>
            <wp:wrapSquare wrapText="bothSides"/>
            <wp:docPr id="63" name="Kép 63" descr="C:\Users\badinszkydb\Downloads\pages.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dinszkydb\Downloads\pages.drawio (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7950" cy="1979930"/>
                    </a:xfrm>
                    <a:prstGeom prst="rect">
                      <a:avLst/>
                    </a:prstGeom>
                    <a:noFill/>
                    <a:ln>
                      <a:noFill/>
                    </a:ln>
                  </pic:spPr>
                </pic:pic>
              </a:graphicData>
            </a:graphic>
          </wp:anchor>
        </w:drawing>
      </w:r>
      <w:r w:rsidR="00E07730">
        <w:t>A már meglévő elemek az alsó részen egy táblázatban jelennek meg.</w:t>
      </w:r>
    </w:p>
    <w:p w14:paraId="5D8DB214" w14:textId="45ED4B53" w:rsidR="00E07730" w:rsidRPr="00906815" w:rsidRDefault="00E07730" w:rsidP="00E07730">
      <w:pPr>
        <w:pStyle w:val="szdszveg"/>
        <w:rPr>
          <w:b/>
          <w:u w:val="single"/>
        </w:rPr>
      </w:pPr>
      <w:r w:rsidRPr="00906815">
        <w:rPr>
          <w:b/>
          <w:u w:val="single"/>
        </w:rPr>
        <w:t>Új elem hozzáadása gomb:</w:t>
      </w:r>
    </w:p>
    <w:p w14:paraId="1FF59397" w14:textId="7FAD619B" w:rsidR="00E07730" w:rsidRDefault="00E07730" w:rsidP="00906815">
      <w:pPr>
        <w:pStyle w:val="szdszveg"/>
        <w:ind w:firstLine="0"/>
      </w:pPr>
      <w:r>
        <w:t>HTML tag: div</w:t>
      </w:r>
    </w:p>
    <w:p w14:paraId="2B2BD808" w14:textId="77777777" w:rsidR="00E07730" w:rsidRDefault="00E07730" w:rsidP="00906815">
      <w:pPr>
        <w:pStyle w:val="szdszveg"/>
        <w:ind w:firstLine="0"/>
      </w:pPr>
      <w:r>
        <w:t>CSS: btn btn-primary m-4</w:t>
      </w:r>
    </w:p>
    <w:p w14:paraId="6D3BCFBC" w14:textId="08290174" w:rsidR="00E07730" w:rsidRDefault="00E07730" w:rsidP="00906815">
      <w:pPr>
        <w:pStyle w:val="szdszveg"/>
        <w:ind w:firstLine="0"/>
      </w:pPr>
      <w:r>
        <w:t>Kattintásra a “.add-vendor-form” nevű modal aktiválódik.</w:t>
      </w:r>
    </w:p>
    <w:p w14:paraId="2A9D49EC" w14:textId="77777777" w:rsidR="00E07730" w:rsidRPr="00906815" w:rsidRDefault="00E07730" w:rsidP="00E07730">
      <w:pPr>
        <w:pStyle w:val="szdszveg"/>
        <w:rPr>
          <w:b/>
          <w:u w:val="single"/>
        </w:rPr>
      </w:pPr>
      <w:r w:rsidRPr="00906815">
        <w:rPr>
          <w:b/>
          <w:u w:val="single"/>
        </w:rPr>
        <w:t>Elemek táblázat:</w:t>
      </w:r>
    </w:p>
    <w:p w14:paraId="6F29A87D" w14:textId="1B3DDA78" w:rsidR="00E07730" w:rsidRDefault="00E07730" w:rsidP="00906815">
      <w:pPr>
        <w:pStyle w:val="szdszveg"/>
        <w:ind w:firstLine="0"/>
      </w:pPr>
      <w:r>
        <w:t>HTML tag: table</w:t>
      </w:r>
    </w:p>
    <w:p w14:paraId="2C31C7BC" w14:textId="06A7150E" w:rsidR="00E07730" w:rsidRDefault="00E07730" w:rsidP="00906815">
      <w:pPr>
        <w:pStyle w:val="szdforrskd"/>
      </w:pPr>
      <w:r>
        <w:t>CSS: table-striped table-dark</w:t>
      </w:r>
    </w:p>
    <w:p w14:paraId="0CC848BF" w14:textId="7B702706" w:rsidR="00E07730" w:rsidRDefault="00C412BF" w:rsidP="00906815">
      <w:pPr>
        <w:pStyle w:val="szdforrskd"/>
      </w:pPr>
      <w:r>
        <w:t xml:space="preserve">   </w:t>
      </w:r>
      <w:r w:rsidR="00E07730">
        <w:t>width: 90%;</w:t>
      </w:r>
    </w:p>
    <w:p w14:paraId="7A9B8BDE" w14:textId="5244201D" w:rsidR="00E07730" w:rsidRDefault="00E07730" w:rsidP="00906815">
      <w:pPr>
        <w:pStyle w:val="szdforrskd"/>
      </w:pPr>
      <w:r>
        <w:t xml:space="preserve">   margin-left: auto;</w:t>
      </w:r>
    </w:p>
    <w:p w14:paraId="27F012A7" w14:textId="1A90EC14" w:rsidR="00E07730" w:rsidRDefault="00E07730" w:rsidP="00906815">
      <w:pPr>
        <w:pStyle w:val="szdforrskd"/>
      </w:pPr>
      <w:r>
        <w:t xml:space="preserve">   margin-right: auto;</w:t>
      </w:r>
    </w:p>
    <w:p w14:paraId="400847D1" w14:textId="6D651018" w:rsidR="00E07730" w:rsidRDefault="00E07730" w:rsidP="00E07730">
      <w:pPr>
        <w:pStyle w:val="szdszveg"/>
      </w:pPr>
      <w:r>
        <w:t>Az utolsó két oszlopban egy</w:t>
      </w:r>
      <w:r w:rsidR="00C412BF">
        <w:t>-</w:t>
      </w:r>
      <w:r>
        <w:t>egy gomb jelennek meg amelyek a termék beszállítói linkjét tartalmazzák, illetve az bejegyzés törlését teszik lehetővé.</w:t>
      </w:r>
    </w:p>
    <w:p w14:paraId="18B7EAC7" w14:textId="77777777" w:rsidR="00E07730" w:rsidRPr="00906815" w:rsidRDefault="00E07730" w:rsidP="00E07730">
      <w:pPr>
        <w:pStyle w:val="szdszveg"/>
        <w:rPr>
          <w:b/>
          <w:u w:val="single"/>
        </w:rPr>
      </w:pPr>
      <w:r w:rsidRPr="00906815">
        <w:rPr>
          <w:b/>
          <w:u w:val="single"/>
        </w:rPr>
        <w:t>Link gomb:</w:t>
      </w:r>
    </w:p>
    <w:p w14:paraId="62B6A391" w14:textId="77777777" w:rsidR="00E07730" w:rsidRDefault="00E07730" w:rsidP="00906815">
      <w:pPr>
        <w:pStyle w:val="szdszveg"/>
        <w:ind w:firstLine="0"/>
      </w:pPr>
      <w:r>
        <w:t>HTML tag: a</w:t>
      </w:r>
    </w:p>
    <w:p w14:paraId="13ADD243" w14:textId="77777777" w:rsidR="00E07730" w:rsidRDefault="00E07730" w:rsidP="00906815">
      <w:pPr>
        <w:pStyle w:val="szdszveg"/>
        <w:ind w:firstLine="0"/>
      </w:pPr>
      <w:r>
        <w:t>CSS: btn btn-warning mt-2</w:t>
      </w:r>
    </w:p>
    <w:p w14:paraId="48C705AD" w14:textId="18795E70" w:rsidR="00E07730" w:rsidRDefault="00E07730" w:rsidP="00906815">
      <w:pPr>
        <w:pStyle w:val="szdszveg"/>
        <w:ind w:firstLine="0"/>
      </w:pPr>
      <w:r>
        <w:t>Megjelenítendő szöveg: Link</w:t>
      </w:r>
    </w:p>
    <w:p w14:paraId="1631876E" w14:textId="77777777" w:rsidR="00E07730" w:rsidRPr="00906815" w:rsidRDefault="00E07730" w:rsidP="00E07730">
      <w:pPr>
        <w:pStyle w:val="szdszveg"/>
        <w:rPr>
          <w:b/>
          <w:u w:val="single"/>
        </w:rPr>
      </w:pPr>
      <w:r w:rsidRPr="00906815">
        <w:rPr>
          <w:b/>
          <w:u w:val="single"/>
        </w:rPr>
        <w:t>Törlés gomb:</w:t>
      </w:r>
    </w:p>
    <w:p w14:paraId="052548AD" w14:textId="77777777" w:rsidR="00E07730" w:rsidRDefault="00E07730" w:rsidP="00906815">
      <w:pPr>
        <w:pStyle w:val="szdszveg"/>
        <w:ind w:firstLine="0"/>
      </w:pPr>
      <w:r>
        <w:t>Kattintásra egy felugró ablak megkérdezi, hogy biztosan törli-e.</w:t>
      </w:r>
    </w:p>
    <w:p w14:paraId="0261D3CB" w14:textId="77777777" w:rsidR="00E07730" w:rsidRDefault="00E07730" w:rsidP="00906815">
      <w:pPr>
        <w:pStyle w:val="szdszveg"/>
        <w:ind w:firstLine="0"/>
      </w:pPr>
      <w:r>
        <w:t>HTML tag: a</w:t>
      </w:r>
    </w:p>
    <w:p w14:paraId="7E06B609" w14:textId="77777777" w:rsidR="00E07730" w:rsidRDefault="00E07730" w:rsidP="00906815">
      <w:pPr>
        <w:pStyle w:val="szdszveg"/>
        <w:ind w:firstLine="0"/>
      </w:pPr>
      <w:r>
        <w:t>CSS: btn btn-danger</w:t>
      </w:r>
    </w:p>
    <w:p w14:paraId="3B003806" w14:textId="7315D2FE" w:rsidR="00E5354C" w:rsidRDefault="00E07730" w:rsidP="00C412BF">
      <w:pPr>
        <w:pStyle w:val="szdszveg"/>
        <w:ind w:firstLine="0"/>
      </w:pPr>
      <w:r>
        <w:t>Megjelenítendő szöveg: Delete</w:t>
      </w:r>
    </w:p>
    <w:p w14:paraId="274C4F8A" w14:textId="77777777" w:rsidR="00E5354C" w:rsidRDefault="00E5354C">
      <w:r>
        <w:br w:type="page"/>
      </w:r>
    </w:p>
    <w:p w14:paraId="4AD495F8" w14:textId="37134FCE" w:rsidR="00EB3FF2" w:rsidRPr="00E07730" w:rsidRDefault="00EB3FF2" w:rsidP="00906815">
      <w:pPr>
        <w:pStyle w:val="szdcmsor3"/>
      </w:pPr>
      <w:bookmarkStart w:id="77" w:name="_Toc196410071"/>
      <w:r>
        <w:lastRenderedPageBreak/>
        <w:t>Elemek részletei oldal / Beszerzési lehetőségek aloldal / Felugró ablak</w:t>
      </w:r>
      <w:bookmarkEnd w:id="77"/>
    </w:p>
    <w:p w14:paraId="42C7559C" w14:textId="50CE90AE" w:rsidR="00EB3FF2" w:rsidRDefault="00EB3FF2" w:rsidP="00EB3FF2">
      <w:pPr>
        <w:pStyle w:val="szdszveg"/>
      </w:pPr>
      <w:r>
        <w:t>A felugró modal panel az erre vonatkozó gomb megnyomása után. A felső részében egy szűrő található, amely az alatta megjelenített lista elemeit szűri.</w:t>
      </w:r>
    </w:p>
    <w:p w14:paraId="742C08C7" w14:textId="77777777" w:rsidR="00EB3FF2" w:rsidRPr="00EB3FF2" w:rsidRDefault="00EB3FF2" w:rsidP="00906815">
      <w:pPr>
        <w:pStyle w:val="szdszveg"/>
        <w:ind w:firstLine="0"/>
      </w:pPr>
      <w:r w:rsidRPr="00EB3FF2">
        <w:t>A felső form két mezőt tartalmaz középre igazítva:</w:t>
      </w:r>
    </w:p>
    <w:p w14:paraId="5859A298" w14:textId="77777777" w:rsidR="00EB3FF2" w:rsidRPr="00906815" w:rsidRDefault="00EB3FF2" w:rsidP="00EB3FF2">
      <w:pPr>
        <w:pStyle w:val="szdszveg"/>
        <w:rPr>
          <w:b/>
          <w:u w:val="single"/>
        </w:rPr>
      </w:pPr>
      <w:r w:rsidRPr="00906815">
        <w:rPr>
          <w:b/>
          <w:u w:val="single"/>
        </w:rPr>
        <w:t>Cégnév mező:</w:t>
      </w:r>
    </w:p>
    <w:p w14:paraId="01BF7511" w14:textId="6A1CD22C" w:rsidR="00EB3FF2" w:rsidRDefault="009523E5" w:rsidP="00906815">
      <w:pPr>
        <w:pStyle w:val="szdszveg"/>
        <w:ind w:firstLine="0"/>
      </w:pPr>
      <w:r>
        <w:rPr>
          <w:noProof/>
        </w:rPr>
        <mc:AlternateContent>
          <mc:Choice Requires="wps">
            <w:drawing>
              <wp:anchor distT="0" distB="0" distL="114300" distR="114300" simplePos="0" relativeHeight="251745280" behindDoc="0" locked="0" layoutInCell="1" allowOverlap="1" wp14:anchorId="6EB7D034" wp14:editId="0438331D">
                <wp:simplePos x="0" y="0"/>
                <wp:positionH relativeFrom="column">
                  <wp:posOffset>3253105</wp:posOffset>
                </wp:positionH>
                <wp:positionV relativeFrom="paragraph">
                  <wp:posOffset>2052320</wp:posOffset>
                </wp:positionV>
                <wp:extent cx="1838960" cy="635"/>
                <wp:effectExtent l="0" t="0" r="0" b="0"/>
                <wp:wrapSquare wrapText="bothSides"/>
                <wp:docPr id="66" name="Szövegdoboz 66"/>
                <wp:cNvGraphicFramePr/>
                <a:graphic xmlns:a="http://schemas.openxmlformats.org/drawingml/2006/main">
                  <a:graphicData uri="http://schemas.microsoft.com/office/word/2010/wordprocessingShape">
                    <wps:wsp>
                      <wps:cNvSpPr txBox="1"/>
                      <wps:spPr>
                        <a:xfrm>
                          <a:off x="0" y="0"/>
                          <a:ext cx="1838960" cy="635"/>
                        </a:xfrm>
                        <a:prstGeom prst="rect">
                          <a:avLst/>
                        </a:prstGeom>
                        <a:solidFill>
                          <a:prstClr val="white"/>
                        </a:solidFill>
                        <a:ln>
                          <a:noFill/>
                        </a:ln>
                      </wps:spPr>
                      <wps:txbx>
                        <w:txbxContent>
                          <w:p w14:paraId="696C37AC" w14:textId="07B8119A" w:rsidR="008E67B1" w:rsidRPr="00DA3AC4" w:rsidRDefault="008E67B1" w:rsidP="00906815">
                            <w:pPr>
                              <w:pStyle w:val="Kpalrs"/>
                              <w:jc w:val="center"/>
                              <w:rPr>
                                <w:b/>
                                <w:noProof/>
                                <w:u w:val="single"/>
                              </w:rPr>
                            </w:pPr>
                            <w:r>
                              <w:t>3</w:t>
                            </w:r>
                            <w:r w:rsidR="008D19B1">
                              <w:t>4</w:t>
                            </w:r>
                            <w:r>
                              <w:t>. ábra Beszerzési lehetőségek felugró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7D034" id="Szövegdoboz 66" o:spid="_x0000_s1053" type="#_x0000_t202" style="position:absolute;left:0;text-align:left;margin-left:256.15pt;margin-top:161.6pt;width:144.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" stroked="f">
                <v:textbox style="mso-fit-shape-to-text:t" inset="0,0,0,0">
                  <w:txbxContent>
                    <w:p w14:paraId="696C37AC" w14:textId="07B8119A" w:rsidR="008E67B1" w:rsidRPr="00DA3AC4" w:rsidRDefault="008E67B1" w:rsidP="00906815">
                      <w:pPr>
                        <w:pStyle w:val="Kpalrs"/>
                        <w:jc w:val="center"/>
                        <w:rPr>
                          <w:b/>
                          <w:noProof/>
                          <w:u w:val="single"/>
                        </w:rPr>
                      </w:pPr>
                      <w:r>
                        <w:t>3</w:t>
                      </w:r>
                      <w:r w:rsidR="008D19B1">
                        <w:t>4</w:t>
                      </w:r>
                      <w:r>
                        <w:t>. ábra Beszerzési lehetőségek felugró ablaka</w:t>
                      </w:r>
                    </w:p>
                  </w:txbxContent>
                </v:textbox>
                <w10:wrap type="square"/>
              </v:shape>
            </w:pict>
          </mc:Fallback>
        </mc:AlternateContent>
      </w:r>
      <w:r>
        <w:rPr>
          <w:b/>
          <w:noProof/>
          <w:u w:val="single"/>
        </w:rPr>
        <w:drawing>
          <wp:anchor distT="0" distB="0" distL="114300" distR="114300" simplePos="0" relativeHeight="251743232" behindDoc="0" locked="0" layoutInCell="1" allowOverlap="1" wp14:anchorId="7BDA7D07" wp14:editId="671833E0">
            <wp:simplePos x="0" y="0"/>
            <wp:positionH relativeFrom="column">
              <wp:posOffset>3253246</wp:posOffset>
            </wp:positionH>
            <wp:positionV relativeFrom="paragraph">
              <wp:posOffset>15504</wp:posOffset>
            </wp:positionV>
            <wp:extent cx="1838960" cy="1979930"/>
            <wp:effectExtent l="0" t="0" r="8890" b="1270"/>
            <wp:wrapSquare wrapText="bothSides"/>
            <wp:docPr id="65" name="Kép 65" descr="C:\Users\badinszkydb\Downloads\pages.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dinszkydb\Downloads\pages.drawio (1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8960" cy="1979930"/>
                    </a:xfrm>
                    <a:prstGeom prst="rect">
                      <a:avLst/>
                    </a:prstGeom>
                    <a:noFill/>
                    <a:ln>
                      <a:noFill/>
                    </a:ln>
                  </pic:spPr>
                </pic:pic>
              </a:graphicData>
            </a:graphic>
          </wp:anchor>
        </w:drawing>
      </w:r>
      <w:r w:rsidR="00EB3FF2">
        <w:t>kötelező mező</w:t>
      </w:r>
    </w:p>
    <w:p w14:paraId="28FACA78" w14:textId="4C30C7FB" w:rsidR="00EB3FF2" w:rsidRDefault="00EB3FF2" w:rsidP="00906815">
      <w:pPr>
        <w:pStyle w:val="szdszveg"/>
        <w:ind w:firstLine="0"/>
      </w:pPr>
      <w:r>
        <w:t>HTML tag: input&gt;text</w:t>
      </w:r>
    </w:p>
    <w:p w14:paraId="38362767" w14:textId="15F7CFE2" w:rsidR="00EB3FF2" w:rsidRDefault="00EB3FF2" w:rsidP="00906815">
      <w:pPr>
        <w:pStyle w:val="szdszveg"/>
        <w:ind w:firstLine="0"/>
      </w:pPr>
      <w:r>
        <w:t>Name: company</w:t>
      </w:r>
    </w:p>
    <w:p w14:paraId="109261AE" w14:textId="08233ECB" w:rsidR="00EB3FF2" w:rsidRPr="00906815" w:rsidRDefault="00EB3FF2" w:rsidP="00906815">
      <w:pPr>
        <w:pStyle w:val="szdszveg"/>
        <w:ind w:firstLine="426"/>
        <w:rPr>
          <w:b/>
          <w:u w:val="single"/>
        </w:rPr>
      </w:pPr>
      <w:r w:rsidRPr="00906815">
        <w:rPr>
          <w:b/>
          <w:u w:val="single"/>
        </w:rPr>
        <w:t>Address mező:</w:t>
      </w:r>
    </w:p>
    <w:p w14:paraId="5AB9F9B8" w14:textId="77777777" w:rsidR="00EB3FF2" w:rsidRDefault="00EB3FF2" w:rsidP="00906815">
      <w:pPr>
        <w:pStyle w:val="szdszveg"/>
        <w:ind w:firstLine="0"/>
      </w:pPr>
      <w:r>
        <w:t>HTML tag: input&gt;text</w:t>
      </w:r>
    </w:p>
    <w:p w14:paraId="4C555E9A" w14:textId="013E2017" w:rsidR="00EB3FF2" w:rsidRDefault="00EB3FF2" w:rsidP="00906815">
      <w:pPr>
        <w:pStyle w:val="szdszveg"/>
        <w:ind w:firstLine="0"/>
      </w:pPr>
      <w:r>
        <w:t>Name: address</w:t>
      </w:r>
    </w:p>
    <w:p w14:paraId="021B2313" w14:textId="77777777" w:rsidR="00EB3FF2" w:rsidRPr="00906815" w:rsidRDefault="00EB3FF2" w:rsidP="00EB3FF2">
      <w:pPr>
        <w:pStyle w:val="szdszveg"/>
        <w:rPr>
          <w:b/>
          <w:u w:val="single"/>
        </w:rPr>
      </w:pPr>
      <w:r w:rsidRPr="00906815">
        <w:rPr>
          <w:b/>
          <w:u w:val="single"/>
        </w:rPr>
        <w:t>Filter gomb:</w:t>
      </w:r>
    </w:p>
    <w:p w14:paraId="661D3D4F" w14:textId="77777777" w:rsidR="00EB3FF2" w:rsidRDefault="00EB3FF2" w:rsidP="00906815">
      <w:pPr>
        <w:pStyle w:val="szdszveg"/>
        <w:ind w:firstLine="0"/>
      </w:pPr>
      <w:r>
        <w:t>A form elküldése a POST metódussal a “#” oldalra.</w:t>
      </w:r>
    </w:p>
    <w:p w14:paraId="0AC5DC64" w14:textId="77777777" w:rsidR="00EB3FF2" w:rsidRDefault="00EB3FF2" w:rsidP="00906815">
      <w:pPr>
        <w:pStyle w:val="szdszveg"/>
        <w:ind w:firstLine="0"/>
      </w:pPr>
      <w:r>
        <w:t>HTML tag: input&gt;submit</w:t>
      </w:r>
    </w:p>
    <w:p w14:paraId="63A4A6E4" w14:textId="77777777" w:rsidR="00EB3FF2" w:rsidRDefault="00EB3FF2" w:rsidP="00906815">
      <w:pPr>
        <w:pStyle w:val="szdszveg"/>
        <w:ind w:firstLine="0"/>
      </w:pPr>
      <w:r>
        <w:t>CSS: btn btn-primary mt-2 w-100</w:t>
      </w:r>
    </w:p>
    <w:p w14:paraId="1E812F70" w14:textId="6D76A828" w:rsidR="00EB3FF2" w:rsidRDefault="00EB3FF2" w:rsidP="00906815">
      <w:pPr>
        <w:pStyle w:val="szdszveg"/>
        <w:ind w:firstLine="0"/>
      </w:pPr>
      <w:r>
        <w:t>Megjelenítendő szöveg: Filter</w:t>
      </w:r>
    </w:p>
    <w:p w14:paraId="5D0594A2" w14:textId="77777777" w:rsidR="00EB3FF2" w:rsidRPr="00906815" w:rsidRDefault="00EB3FF2" w:rsidP="00EB3FF2">
      <w:pPr>
        <w:pStyle w:val="szdszveg"/>
        <w:rPr>
          <w:b/>
          <w:u w:val="single"/>
        </w:rPr>
      </w:pPr>
      <w:r w:rsidRPr="00906815">
        <w:rPr>
          <w:b/>
          <w:u w:val="single"/>
        </w:rPr>
        <w:t>Az alsó táblázat adatai:</w:t>
      </w:r>
    </w:p>
    <w:p w14:paraId="3A23E67D" w14:textId="77777777" w:rsidR="00EB3FF2" w:rsidRDefault="00EB3FF2" w:rsidP="00906815">
      <w:pPr>
        <w:pStyle w:val="szdszveg"/>
        <w:ind w:firstLine="0"/>
      </w:pPr>
      <w:r>
        <w:t>Az első oszlopa nem szerkeszthető, a cégnév jelenik meg benne.</w:t>
      </w:r>
    </w:p>
    <w:p w14:paraId="0E4E28DF" w14:textId="499344D4" w:rsidR="00EB3FF2" w:rsidRDefault="00EB3FF2" w:rsidP="00906815">
      <w:pPr>
        <w:pStyle w:val="szdszveg"/>
        <w:ind w:firstLine="0"/>
      </w:pPr>
      <w:r>
        <w:t>A második oszlop egy legördülő menü, amiben a mentett pénznemek jelennek meg.</w:t>
      </w:r>
    </w:p>
    <w:p w14:paraId="6782B638" w14:textId="77777777" w:rsidR="00EB3FF2" w:rsidRDefault="00EB3FF2" w:rsidP="00906815">
      <w:pPr>
        <w:pStyle w:val="szdszveg"/>
        <w:ind w:firstLine="0"/>
      </w:pPr>
      <w:r>
        <w:t>Ezt követően az összes oszlop text mező az oszlop fejlécének megfelelő névvel, kisbetűsen írva form hivatkozásba.</w:t>
      </w:r>
    </w:p>
    <w:p w14:paraId="1C957FED" w14:textId="77777777" w:rsidR="00EB3FF2" w:rsidRPr="00906815" w:rsidRDefault="00EB3FF2" w:rsidP="00EB3FF2">
      <w:pPr>
        <w:pStyle w:val="szdszveg"/>
        <w:rPr>
          <w:b/>
          <w:u w:val="single"/>
        </w:rPr>
      </w:pPr>
      <w:r w:rsidRPr="00906815">
        <w:rPr>
          <w:b/>
          <w:u w:val="single"/>
        </w:rPr>
        <w:t>A hozzáadás gomb adatai:</w:t>
      </w:r>
    </w:p>
    <w:p w14:paraId="2E596B0F" w14:textId="77777777" w:rsidR="00EB3FF2" w:rsidRDefault="00EB3FF2" w:rsidP="00906815">
      <w:pPr>
        <w:pStyle w:val="szdszveg"/>
        <w:ind w:firstLine="0"/>
      </w:pPr>
      <w:r>
        <w:t>HTML tag: input&gt;submit</w:t>
      </w:r>
    </w:p>
    <w:p w14:paraId="376CEEA0" w14:textId="77777777" w:rsidR="00EB3FF2" w:rsidRDefault="00EB3FF2" w:rsidP="00906815">
      <w:pPr>
        <w:pStyle w:val="szdszveg"/>
        <w:ind w:firstLine="0"/>
      </w:pPr>
      <w:r>
        <w:t>CSS:btn btn-success</w:t>
      </w:r>
    </w:p>
    <w:p w14:paraId="6D6CC514" w14:textId="7C1DE709" w:rsidR="00EB3FF2" w:rsidRDefault="00EB3FF2" w:rsidP="00906815">
      <w:pPr>
        <w:pStyle w:val="szdszveg"/>
        <w:ind w:firstLine="0"/>
      </w:pPr>
      <w:r>
        <w:t>Megjelenítendő szöveg: Add</w:t>
      </w:r>
    </w:p>
    <w:p w14:paraId="00D17AE5" w14:textId="77777777" w:rsidR="00EB3FF2" w:rsidRDefault="00EB3FF2" w:rsidP="00906815">
      <w:pPr>
        <w:pStyle w:val="szdszveg"/>
        <w:ind w:firstLine="0"/>
      </w:pPr>
      <w:r>
        <w:t>A formhoz két hidden mező is szükséges:</w:t>
      </w:r>
    </w:p>
    <w:p w14:paraId="7F644295" w14:textId="77777777" w:rsidR="00EB3FF2" w:rsidRDefault="00EB3FF2" w:rsidP="00EB3FF2">
      <w:pPr>
        <w:pStyle w:val="szdszveg"/>
      </w:pPr>
      <w:r>
        <w:t>name: formtype value=addVendor</w:t>
      </w:r>
    </w:p>
    <w:p w14:paraId="445B5274" w14:textId="77777777" w:rsidR="00EB3FF2" w:rsidRDefault="00EB3FF2" w:rsidP="00EB3FF2">
      <w:pPr>
        <w:pStyle w:val="szdszveg"/>
      </w:pPr>
      <w:r>
        <w:t>name: vendorID value=&lt;adatbázisból vett érték&gt;</w:t>
      </w:r>
    </w:p>
    <w:p w14:paraId="37A03AAF" w14:textId="22354E37" w:rsidR="00EB3FF2" w:rsidRDefault="00EB3FF2">
      <w:pPr>
        <w:pStyle w:val="szdszveg"/>
      </w:pPr>
      <w:r>
        <w:t>name: elementID value=&lt;megjelenített elem id&gt;</w:t>
      </w:r>
    </w:p>
    <w:p w14:paraId="29D0D96E" w14:textId="3911BD04" w:rsidR="00BA05FA" w:rsidRDefault="00EB3FF2" w:rsidP="00EB3FF2">
      <w:pPr>
        <w:pStyle w:val="szdszveg"/>
        <w:ind w:firstLine="0"/>
      </w:pPr>
      <w:r>
        <w:t>A form összes input mezője kötelező érték.</w:t>
      </w:r>
    </w:p>
    <w:p w14:paraId="788D0450" w14:textId="77777777" w:rsidR="00BA05FA" w:rsidRDefault="00BA05FA">
      <w:r>
        <w:br w:type="page"/>
      </w:r>
    </w:p>
    <w:p w14:paraId="5CF9D931" w14:textId="37575B47" w:rsidR="009523E5" w:rsidRDefault="00BA05FA" w:rsidP="00BA05FA">
      <w:pPr>
        <w:pStyle w:val="szdcmsor3"/>
      </w:pPr>
      <w:bookmarkStart w:id="78" w:name="_Toc196410072"/>
      <w:r>
        <w:lastRenderedPageBreak/>
        <w:t>Elemek részletei oldal / Tartalmaz lista</w:t>
      </w:r>
      <w:bookmarkEnd w:id="78"/>
    </w:p>
    <w:p w14:paraId="0222AE15" w14:textId="77777777" w:rsidR="00BA05FA" w:rsidRDefault="00BA05FA" w:rsidP="00BA05FA">
      <w:pPr>
        <w:pStyle w:val="szdszveg"/>
      </w:pPr>
      <w:r>
        <w:t>Ez az oldal a hierarchia felépítésére szolgál. A felső sorban egy gomb jelenik meg amire kattintva egy felugró ablakban új elem hozzáadása lehetséges.</w:t>
      </w:r>
    </w:p>
    <w:p w14:paraId="077D1A33" w14:textId="03F02416" w:rsidR="00BA05FA" w:rsidRDefault="00BA05FA" w:rsidP="00BA05FA">
      <w:pPr>
        <w:pStyle w:val="szdszveg"/>
      </w:pPr>
      <w:r>
        <w:t>Alatta a már felvett elemek jelennek meg és lehetőség van a d</w:t>
      </w:r>
      <w:r w:rsidR="00FD2DFD">
        <w:t>a</w:t>
      </w:r>
      <w:r>
        <w:t>rabszám módosítására is. A darabszám módosítására egy form ad lehetőséget. A Törlés gombra kattintva egy felugró ablak megjel</w:t>
      </w:r>
      <w:r w:rsidR="00FD2DFD">
        <w:t>e</w:t>
      </w:r>
      <w:r>
        <w:t>n</w:t>
      </w:r>
      <w:r w:rsidR="00FD2DFD">
        <w:t>í</w:t>
      </w:r>
      <w:r>
        <w:t>tése után törli az elemet a listából. A link gomb a termék részletes lapját jeleníti meg.</w:t>
      </w:r>
    </w:p>
    <w:p w14:paraId="708B0450" w14:textId="77777777" w:rsidR="00FD2DFD" w:rsidRDefault="00FD2DFD">
      <w:pPr>
        <w:pStyle w:val="szdszveg"/>
        <w:ind w:firstLine="0"/>
        <w:rPr>
          <w:b/>
          <w:u w:val="single"/>
        </w:rPr>
        <w:sectPr w:rsidR="00FD2DFD" w:rsidSect="007B6234">
          <w:type w:val="continuous"/>
          <w:pgSz w:w="11906" w:h="16838"/>
          <w:pgMar w:top="1418" w:right="1418" w:bottom="1418" w:left="1418" w:header="0" w:footer="709" w:gutter="284"/>
          <w:cols w:space="708"/>
          <w:formProt w:val="0"/>
          <w:titlePg/>
          <w:docGrid w:linePitch="360"/>
        </w:sectPr>
        <w:pPrChange w:id="79" w:author="Dániel Bence Badinszky" w:date="2025-04-13T13:25:00Z">
          <w:pPr>
            <w:pStyle w:val="szdszveg"/>
          </w:pPr>
        </w:pPrChange>
      </w:pPr>
    </w:p>
    <w:p w14:paraId="1806A6E3" w14:textId="4753AFC5" w:rsidR="00BA05FA" w:rsidRPr="00906815" w:rsidRDefault="00BA05FA" w:rsidP="00BA05FA">
      <w:pPr>
        <w:pStyle w:val="szdszveg"/>
        <w:rPr>
          <w:b/>
          <w:u w:val="single"/>
        </w:rPr>
      </w:pPr>
      <w:r w:rsidRPr="00906815">
        <w:rPr>
          <w:b/>
          <w:u w:val="single"/>
        </w:rPr>
        <w:t>Új elem hozzáadása:</w:t>
      </w:r>
    </w:p>
    <w:p w14:paraId="523D196C" w14:textId="77777777" w:rsidR="00BA05FA" w:rsidRDefault="00BA05FA" w:rsidP="00BA05FA">
      <w:pPr>
        <w:pStyle w:val="szdszveg"/>
      </w:pPr>
      <w:r>
        <w:t>HTML tag:button</w:t>
      </w:r>
    </w:p>
    <w:p w14:paraId="0D051E9A" w14:textId="77777777" w:rsidR="00BA05FA" w:rsidRDefault="00BA05FA" w:rsidP="00BA05FA">
      <w:pPr>
        <w:pStyle w:val="szdszveg"/>
      </w:pPr>
      <w:r>
        <w:t>CSS: btn btn-primary m-4</w:t>
      </w:r>
    </w:p>
    <w:p w14:paraId="29271607" w14:textId="475A924A" w:rsidR="00BA05FA" w:rsidRDefault="00BA05FA" w:rsidP="00906815">
      <w:pPr>
        <w:pStyle w:val="szdszveg"/>
        <w:ind w:left="397" w:firstLine="0"/>
      </w:pPr>
      <w:r>
        <w:t>Megjelenítendő</w:t>
      </w:r>
      <w:r w:rsidR="00E5354C">
        <w:t xml:space="preserve"> </w:t>
      </w:r>
      <w:r>
        <w:t>modal: .add-consist-form</w:t>
      </w:r>
    </w:p>
    <w:p w14:paraId="5B84DB64" w14:textId="77777777" w:rsidR="00BA05FA" w:rsidRPr="00906815" w:rsidRDefault="00BA05FA" w:rsidP="00BA05FA">
      <w:pPr>
        <w:pStyle w:val="szdszveg"/>
        <w:rPr>
          <w:b/>
          <w:u w:val="single"/>
        </w:rPr>
      </w:pPr>
      <w:r w:rsidRPr="00906815">
        <w:rPr>
          <w:b/>
          <w:u w:val="single"/>
        </w:rPr>
        <w:t>Elemek táblázat:</w:t>
      </w:r>
    </w:p>
    <w:p w14:paraId="12E164CC" w14:textId="77777777" w:rsidR="00BA05FA" w:rsidRDefault="00BA05FA" w:rsidP="00BA05FA">
      <w:pPr>
        <w:pStyle w:val="szdszveg"/>
      </w:pPr>
      <w:r>
        <w:t>HTML tag: table</w:t>
      </w:r>
    </w:p>
    <w:p w14:paraId="6BE494F0" w14:textId="77777777" w:rsidR="00BA05FA" w:rsidRDefault="00BA05FA" w:rsidP="00906815">
      <w:pPr>
        <w:pStyle w:val="szdforrskd"/>
      </w:pPr>
      <w:r>
        <w:t>CSS: table-striped table-dark</w:t>
      </w:r>
    </w:p>
    <w:p w14:paraId="3B32A92F" w14:textId="270EB4A5" w:rsidR="00BA05FA" w:rsidRDefault="00E5354C" w:rsidP="00906815">
      <w:pPr>
        <w:pStyle w:val="szdforrskd"/>
      </w:pPr>
      <w:r>
        <w:tab/>
      </w:r>
      <w:r w:rsidR="00BA05FA">
        <w:t>width: 90%;</w:t>
      </w:r>
    </w:p>
    <w:p w14:paraId="21913C6E" w14:textId="48BB88AF" w:rsidR="00BA05FA" w:rsidRDefault="00BA05FA" w:rsidP="00906815">
      <w:pPr>
        <w:pStyle w:val="szdforrskd"/>
      </w:pPr>
      <w:r>
        <w:t xml:space="preserve">    </w:t>
      </w:r>
      <w:r w:rsidR="00FD2DFD">
        <w:tab/>
      </w:r>
      <w:r>
        <w:t>margin-left: auto;</w:t>
      </w:r>
    </w:p>
    <w:p w14:paraId="5BC7FEF5" w14:textId="4D6170B0" w:rsidR="00BA05FA" w:rsidRDefault="00BA05FA" w:rsidP="00906815">
      <w:pPr>
        <w:pStyle w:val="szdforrskd"/>
      </w:pPr>
      <w:r>
        <w:t xml:space="preserve">   </w:t>
      </w:r>
      <w:r w:rsidR="00FD2DFD">
        <w:tab/>
      </w:r>
      <w:r>
        <w:t>margin-right: auto;</w:t>
      </w:r>
    </w:p>
    <w:p w14:paraId="228CE348" w14:textId="62148F0E" w:rsidR="00BA05FA" w:rsidRDefault="00BA05FA" w:rsidP="00BA05FA">
      <w:pPr>
        <w:pStyle w:val="szdszveg"/>
      </w:pPr>
    </w:p>
    <w:p w14:paraId="11F818AD" w14:textId="220EC96D" w:rsidR="00BA05FA" w:rsidRPr="00906815" w:rsidRDefault="00BA05FA" w:rsidP="00BA05FA">
      <w:pPr>
        <w:pStyle w:val="szdszveg"/>
        <w:rPr>
          <w:b/>
          <w:u w:val="single"/>
        </w:rPr>
      </w:pPr>
      <w:r w:rsidRPr="00906815">
        <w:rPr>
          <w:b/>
          <w:u w:val="single"/>
        </w:rPr>
        <w:t>Törlés gomb:</w:t>
      </w:r>
    </w:p>
    <w:p w14:paraId="75D75E51" w14:textId="26021C6E" w:rsidR="00BA05FA" w:rsidRDefault="00E5354C" w:rsidP="00BA05FA">
      <w:pPr>
        <w:pStyle w:val="szdszveg"/>
      </w:pPr>
      <w:r>
        <w:rPr>
          <w:noProof/>
        </w:rPr>
        <w:drawing>
          <wp:anchor distT="0" distB="0" distL="114300" distR="114300" simplePos="0" relativeHeight="251746304" behindDoc="0" locked="0" layoutInCell="1" allowOverlap="1" wp14:anchorId="0D85F278" wp14:editId="54D79A45">
            <wp:simplePos x="0" y="0"/>
            <wp:positionH relativeFrom="column">
              <wp:posOffset>2504976</wp:posOffset>
            </wp:positionH>
            <wp:positionV relativeFrom="paragraph">
              <wp:posOffset>-143997</wp:posOffset>
            </wp:positionV>
            <wp:extent cx="3448564" cy="1980000"/>
            <wp:effectExtent l="0" t="0" r="0" b="1270"/>
            <wp:wrapSquare wrapText="bothSides"/>
            <wp:docPr id="67" name="Kép 67" descr="C:\Users\badinszkydb\Downloads\pages.drawi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dinszkydb\Downloads\pages.drawio (1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48564"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05FA">
        <w:t>HTML tag: button</w:t>
      </w:r>
    </w:p>
    <w:p w14:paraId="624A2F7A" w14:textId="77777777" w:rsidR="00BA05FA" w:rsidRDefault="00BA05FA" w:rsidP="00BA05FA">
      <w:pPr>
        <w:pStyle w:val="szdszveg"/>
      </w:pPr>
      <w:r>
        <w:t>CSS: btn btn-danger</w:t>
      </w:r>
    </w:p>
    <w:p w14:paraId="530C4472" w14:textId="0F07B3DB" w:rsidR="00BA05FA" w:rsidRDefault="00E5354C" w:rsidP="00BA05FA">
      <w:pPr>
        <w:pStyle w:val="szdszveg"/>
      </w:pPr>
      <w:r>
        <w:t xml:space="preserve">Megjelenítendő </w:t>
      </w:r>
      <w:r w:rsidR="00BA05FA">
        <w:t>szöveg: Delete</w:t>
      </w:r>
    </w:p>
    <w:p w14:paraId="645CF0C2" w14:textId="77777777" w:rsidR="00BA05FA" w:rsidRPr="00906815" w:rsidRDefault="00BA05FA" w:rsidP="00BA05FA">
      <w:pPr>
        <w:pStyle w:val="szdszveg"/>
        <w:rPr>
          <w:b/>
          <w:u w:val="single"/>
        </w:rPr>
      </w:pPr>
      <w:r w:rsidRPr="00906815">
        <w:rPr>
          <w:b/>
          <w:u w:val="single"/>
        </w:rPr>
        <w:t>Link gomb:</w:t>
      </w:r>
    </w:p>
    <w:p w14:paraId="5C8D36C4" w14:textId="77777777" w:rsidR="00BA05FA" w:rsidRDefault="00BA05FA" w:rsidP="00BA05FA">
      <w:pPr>
        <w:pStyle w:val="szdszveg"/>
      </w:pPr>
      <w:r>
        <w:t>HTML tag: a</w:t>
      </w:r>
    </w:p>
    <w:p w14:paraId="307AD372" w14:textId="77777777" w:rsidR="00BA05FA" w:rsidRDefault="00BA05FA" w:rsidP="00BA05FA">
      <w:pPr>
        <w:pStyle w:val="szdszveg"/>
      </w:pPr>
      <w:r>
        <w:t>CSS: btn btn-info</w:t>
      </w:r>
    </w:p>
    <w:p w14:paraId="730E98DF" w14:textId="25F7262F" w:rsidR="00BA05FA" w:rsidRDefault="00BA05FA" w:rsidP="00BA05FA">
      <w:pPr>
        <w:pStyle w:val="szdszveg"/>
      </w:pPr>
      <w:r>
        <w:t>Megjelenítendő szöveg: Link</w:t>
      </w:r>
    </w:p>
    <w:p w14:paraId="120BA8C3" w14:textId="77777777" w:rsidR="00BA05FA" w:rsidRDefault="00BA05FA" w:rsidP="00BA05FA">
      <w:pPr>
        <w:pStyle w:val="szdszveg"/>
      </w:pPr>
    </w:p>
    <w:p w14:paraId="6455FD28" w14:textId="77777777" w:rsidR="00BA05FA" w:rsidRPr="00906815" w:rsidRDefault="00BA05FA" w:rsidP="00BA05FA">
      <w:pPr>
        <w:pStyle w:val="szdszveg"/>
        <w:rPr>
          <w:b/>
          <w:u w:val="single"/>
        </w:rPr>
      </w:pPr>
      <w:r w:rsidRPr="00906815">
        <w:rPr>
          <w:b/>
          <w:u w:val="single"/>
        </w:rPr>
        <w:t>Módosít gomb:</w:t>
      </w:r>
    </w:p>
    <w:p w14:paraId="51DDC9D6" w14:textId="358B9613" w:rsidR="00BA05FA" w:rsidRDefault="00BA05FA" w:rsidP="00BA05FA">
      <w:pPr>
        <w:pStyle w:val="szdszveg"/>
      </w:pPr>
      <w:r>
        <w:t>Módosítja egy rekord darabszámát.</w:t>
      </w:r>
    </w:p>
    <w:p w14:paraId="4494FC92" w14:textId="77777777" w:rsidR="00BA05FA" w:rsidRDefault="00BA05FA" w:rsidP="00BA05FA">
      <w:pPr>
        <w:pStyle w:val="szdszveg"/>
      </w:pPr>
      <w:r>
        <w:t>HTML tag: input&gt;submit</w:t>
      </w:r>
    </w:p>
    <w:p w14:paraId="22AA411C" w14:textId="77777777" w:rsidR="00BA05FA" w:rsidRDefault="00BA05FA" w:rsidP="00BA05FA">
      <w:pPr>
        <w:pStyle w:val="szdszveg"/>
      </w:pPr>
      <w:r>
        <w:t>CSS: btn btn-warning</w:t>
      </w:r>
    </w:p>
    <w:p w14:paraId="7890A15D" w14:textId="77777777" w:rsidR="00BA05FA" w:rsidRDefault="00BA05FA" w:rsidP="00BA05FA">
      <w:pPr>
        <w:pStyle w:val="szdszveg"/>
      </w:pPr>
      <w:r>
        <w:t>Megjelenítendő szöveg: Modify</w:t>
      </w:r>
    </w:p>
    <w:p w14:paraId="5F8B76F4" w14:textId="77777777" w:rsidR="00BA05FA" w:rsidRDefault="00BA05FA" w:rsidP="00BA05FA">
      <w:pPr>
        <w:pStyle w:val="szdszveg"/>
      </w:pPr>
    </w:p>
    <w:p w14:paraId="045F4663" w14:textId="77777777" w:rsidR="00BA05FA" w:rsidRPr="00906815" w:rsidRDefault="00BA05FA" w:rsidP="00BA05FA">
      <w:pPr>
        <w:pStyle w:val="szdszveg"/>
        <w:rPr>
          <w:b/>
          <w:u w:val="single"/>
        </w:rPr>
      </w:pPr>
      <w:r w:rsidRPr="00906815">
        <w:rPr>
          <w:b/>
          <w:u w:val="single"/>
        </w:rPr>
        <w:t>Pieces mező:</w:t>
      </w:r>
    </w:p>
    <w:p w14:paraId="561BEBFA" w14:textId="77777777" w:rsidR="00BA05FA" w:rsidRDefault="00BA05FA" w:rsidP="00906815">
      <w:pPr>
        <w:pStyle w:val="szdszveg"/>
        <w:ind w:left="397" w:firstLine="0"/>
      </w:pPr>
      <w:r>
        <w:t>Egy form eleme, melynek a submit gombja a módosít gomb.</w:t>
      </w:r>
    </w:p>
    <w:p w14:paraId="0838AF83" w14:textId="77777777" w:rsidR="00BA05FA" w:rsidRDefault="00BA05FA" w:rsidP="00BA05FA">
      <w:pPr>
        <w:pStyle w:val="szdszveg"/>
      </w:pPr>
      <w:r>
        <w:t>HTML tag: input&gt;number</w:t>
      </w:r>
    </w:p>
    <w:p w14:paraId="01B1F854" w14:textId="277CD2F5" w:rsidR="00BA05FA" w:rsidRDefault="00BA05FA" w:rsidP="00BA05FA">
      <w:pPr>
        <w:pStyle w:val="szdszveg"/>
      </w:pPr>
      <w:r>
        <w:t>CSS: width:50px;</w:t>
      </w:r>
    </w:p>
    <w:p w14:paraId="1F38847A" w14:textId="77777777" w:rsidR="00FD2DFD" w:rsidRDefault="00FD2DFD" w:rsidP="00BA05FA">
      <w:pPr>
        <w:pStyle w:val="szdszveg"/>
        <w:sectPr w:rsidR="00FD2DFD" w:rsidSect="00906815">
          <w:type w:val="continuous"/>
          <w:pgSz w:w="11906" w:h="16838"/>
          <w:pgMar w:top="1418" w:right="1418" w:bottom="1418" w:left="1418" w:header="0" w:footer="709" w:gutter="284"/>
          <w:cols w:num="2" w:space="708"/>
          <w:formProt w:val="0"/>
          <w:titlePg/>
          <w:docGrid w:linePitch="360"/>
        </w:sectPr>
      </w:pPr>
    </w:p>
    <w:p w14:paraId="239069C9" w14:textId="3A0960D5" w:rsidR="00BA05FA" w:rsidRDefault="00E5354C" w:rsidP="00BA05FA">
      <w:pPr>
        <w:pStyle w:val="szdszveg"/>
      </w:pPr>
      <w:r>
        <w:rPr>
          <w:noProof/>
        </w:rPr>
        <mc:AlternateContent>
          <mc:Choice Requires="wps">
            <w:drawing>
              <wp:anchor distT="0" distB="0" distL="114300" distR="114300" simplePos="0" relativeHeight="251748352" behindDoc="0" locked="0" layoutInCell="1" allowOverlap="1" wp14:anchorId="0FD4BF49" wp14:editId="06EB169E">
                <wp:simplePos x="0" y="0"/>
                <wp:positionH relativeFrom="column">
                  <wp:posOffset>2433188</wp:posOffset>
                </wp:positionH>
                <wp:positionV relativeFrom="paragraph">
                  <wp:posOffset>87976</wp:posOffset>
                </wp:positionV>
                <wp:extent cx="3448050" cy="635"/>
                <wp:effectExtent l="0" t="0" r="0" b="0"/>
                <wp:wrapSquare wrapText="bothSides"/>
                <wp:docPr id="68" name="Szövegdoboz 68"/>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63A61E4" w14:textId="69D8437B" w:rsidR="008E67B1" w:rsidRPr="00FB200D" w:rsidRDefault="008E67B1" w:rsidP="00906815">
                            <w:pPr>
                              <w:pStyle w:val="Kpalrs"/>
                              <w:jc w:val="center"/>
                              <w:rPr>
                                <w:noProof/>
                              </w:rPr>
                            </w:pPr>
                            <w:r>
                              <w:rPr>
                                <w:noProof/>
                              </w:rPr>
                              <w:t>3</w:t>
                            </w:r>
                            <w:r w:rsidR="008D19B1">
                              <w:rPr>
                                <w:noProof/>
                              </w:rPr>
                              <w:t>5</w:t>
                            </w:r>
                            <w:r>
                              <w:t>. ábra Tartalmaz lista aloldal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4BF49" id="Szövegdoboz 68" o:spid="_x0000_s1054" type="#_x0000_t202" style="position:absolute;left:0;text-align:left;margin-left:191.6pt;margin-top:6.95pt;width:271.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" stroked="f">
                <v:textbox style="mso-fit-shape-to-text:t" inset="0,0,0,0">
                  <w:txbxContent>
                    <w:p w14:paraId="163A61E4" w14:textId="69D8437B" w:rsidR="008E67B1" w:rsidRPr="00FB200D" w:rsidRDefault="008E67B1" w:rsidP="00906815">
                      <w:pPr>
                        <w:pStyle w:val="Kpalrs"/>
                        <w:jc w:val="center"/>
                        <w:rPr>
                          <w:noProof/>
                        </w:rPr>
                      </w:pPr>
                      <w:r>
                        <w:rPr>
                          <w:noProof/>
                        </w:rPr>
                        <w:t>3</w:t>
                      </w:r>
                      <w:r w:rsidR="008D19B1">
                        <w:rPr>
                          <w:noProof/>
                        </w:rPr>
                        <w:t>5</w:t>
                      </w:r>
                      <w:r>
                        <w:t>. ábra Tartalmaz lista aloldal</w:t>
                      </w:r>
                    </w:p>
                  </w:txbxContent>
                </v:textbox>
                <w10:wrap type="square"/>
              </v:shape>
            </w:pict>
          </mc:Fallback>
        </mc:AlternateContent>
      </w:r>
    </w:p>
    <w:p w14:paraId="7637117F" w14:textId="77777777" w:rsidR="00BA05FA" w:rsidRPr="00906815" w:rsidRDefault="00BA05FA" w:rsidP="00BA05FA">
      <w:pPr>
        <w:pStyle w:val="szdszveg"/>
        <w:rPr>
          <w:b/>
          <w:u w:val="single"/>
        </w:rPr>
      </w:pPr>
      <w:r w:rsidRPr="00906815">
        <w:rPr>
          <w:b/>
          <w:u w:val="single"/>
        </w:rPr>
        <w:t>A módosít form rejtett mezői:</w:t>
      </w:r>
    </w:p>
    <w:p w14:paraId="39A71EF0" w14:textId="47083AE0" w:rsidR="00BA05FA" w:rsidRDefault="00BA05FA" w:rsidP="00BA05FA">
      <w:pPr>
        <w:pStyle w:val="szdszveg"/>
      </w:pPr>
      <w:r>
        <w:t>name=formType</w:t>
      </w:r>
      <w:r w:rsidR="00E5354C">
        <w:t xml:space="preserve">; </w:t>
      </w:r>
      <w:r>
        <w:t>value=consistModify</w:t>
      </w:r>
    </w:p>
    <w:p w14:paraId="2D559361" w14:textId="67EABF9E" w:rsidR="00E5354C" w:rsidRDefault="00BA05FA" w:rsidP="00BA05FA">
      <w:pPr>
        <w:pStyle w:val="szdszveg"/>
      </w:pPr>
      <w:r>
        <w:t>name=childID</w:t>
      </w:r>
      <w:r w:rsidR="00E5354C">
        <w:t xml:space="preserve">; </w:t>
      </w:r>
      <w:r>
        <w:t>value=&lt;id&gt;</w:t>
      </w:r>
    </w:p>
    <w:p w14:paraId="33C606F0" w14:textId="77777777" w:rsidR="00E5354C" w:rsidRDefault="00E5354C">
      <w:r>
        <w:br w:type="page"/>
      </w:r>
    </w:p>
    <w:p w14:paraId="4727D01A" w14:textId="4F04E64D" w:rsidR="00E5354C" w:rsidRDefault="00E5354C" w:rsidP="00E5354C">
      <w:pPr>
        <w:pStyle w:val="szdcmsor3"/>
      </w:pPr>
      <w:bookmarkStart w:id="80" w:name="_Toc196410073"/>
      <w:r>
        <w:lastRenderedPageBreak/>
        <w:t>Elemek részletei oldal / Tartalmaz lista / Új elem hozzáadása</w:t>
      </w:r>
      <w:bookmarkEnd w:id="80"/>
    </w:p>
    <w:p w14:paraId="3031C37B" w14:textId="6E188232" w:rsidR="00E5354C" w:rsidRDefault="00E5354C" w:rsidP="00E5354C">
      <w:pPr>
        <w:pStyle w:val="szdszveg"/>
      </w:pPr>
      <w:r>
        <w:t>A felső sorban egy szűrő form található meg. Ennek legelső eleme egy 5 elemű választó gomb az 5 különböző típusú elem típusra. Másik két mezője az elemnév és elemkód. A Filter gombra kattintva a szűrő aktiválódik.</w:t>
      </w:r>
    </w:p>
    <w:p w14:paraId="0025243F" w14:textId="0206C30D" w:rsidR="00E5354C" w:rsidRDefault="00E5354C" w:rsidP="00E5354C">
      <w:pPr>
        <w:pStyle w:val="szdszveg"/>
      </w:pPr>
      <w:r>
        <w:t>Alatta egy listában a megjelenítendő elemek foglalnak helyet egy táblázatban. Az utolsó két eleme a táblázatnak egy mező, ami a mennyiséget tartalmazza és a hozzáadás gombot.</w:t>
      </w:r>
    </w:p>
    <w:p w14:paraId="2BEC4135" w14:textId="77777777" w:rsidR="00E5354C" w:rsidRDefault="00E5354C" w:rsidP="00E5354C">
      <w:pPr>
        <w:pStyle w:val="szdszveg"/>
      </w:pPr>
    </w:p>
    <w:p w14:paraId="57DB3718" w14:textId="77777777" w:rsidR="00E5354C" w:rsidRDefault="00E5354C" w:rsidP="00E5354C">
      <w:pPr>
        <w:pStyle w:val="szdszveg"/>
        <w:rPr>
          <w:b/>
          <w:u w:val="single"/>
        </w:rPr>
        <w:sectPr w:rsidR="00E5354C" w:rsidSect="007B6234">
          <w:type w:val="continuous"/>
          <w:pgSz w:w="11906" w:h="16838"/>
          <w:pgMar w:top="1418" w:right="1418" w:bottom="1418" w:left="1418" w:header="0" w:footer="709" w:gutter="284"/>
          <w:cols w:space="708"/>
          <w:formProt w:val="0"/>
          <w:titlePg/>
          <w:docGrid w:linePitch="360"/>
        </w:sectPr>
      </w:pPr>
    </w:p>
    <w:p w14:paraId="218E4A33" w14:textId="2CB28669" w:rsidR="00E5354C" w:rsidRPr="00A31449" w:rsidRDefault="00E5354C" w:rsidP="00E5354C">
      <w:pPr>
        <w:pStyle w:val="szdszveg"/>
        <w:rPr>
          <w:b/>
          <w:u w:val="single"/>
        </w:rPr>
      </w:pPr>
      <w:r w:rsidRPr="00A31449">
        <w:rPr>
          <w:b/>
          <w:u w:val="single"/>
        </w:rPr>
        <w:t>Elemnév mező:</w:t>
      </w:r>
    </w:p>
    <w:p w14:paraId="6AC15460" w14:textId="77777777" w:rsidR="00E5354C" w:rsidRDefault="00E5354C" w:rsidP="00E5354C">
      <w:pPr>
        <w:pStyle w:val="szdszveg"/>
      </w:pPr>
      <w:r>
        <w:t>kötelező mező</w:t>
      </w:r>
    </w:p>
    <w:p w14:paraId="15CEDC84" w14:textId="77777777" w:rsidR="00E5354C" w:rsidRDefault="00E5354C" w:rsidP="00E5354C">
      <w:pPr>
        <w:pStyle w:val="szdszveg"/>
      </w:pPr>
      <w:r>
        <w:t>HTML tag: input&gt;text</w:t>
      </w:r>
    </w:p>
    <w:p w14:paraId="3BEE6E2C" w14:textId="77777777" w:rsidR="00E5354C" w:rsidRDefault="00E5354C" w:rsidP="00E5354C">
      <w:pPr>
        <w:pStyle w:val="szdszveg"/>
      </w:pPr>
    </w:p>
    <w:p w14:paraId="45056CFE" w14:textId="77777777" w:rsidR="00E5354C" w:rsidRPr="00A31449" w:rsidRDefault="00E5354C" w:rsidP="00E5354C">
      <w:pPr>
        <w:pStyle w:val="szdszveg"/>
        <w:rPr>
          <w:b/>
          <w:u w:val="single"/>
        </w:rPr>
      </w:pPr>
      <w:r w:rsidRPr="00A31449">
        <w:rPr>
          <w:b/>
          <w:u w:val="single"/>
        </w:rPr>
        <w:t>Elemkód mező:</w:t>
      </w:r>
    </w:p>
    <w:p w14:paraId="7C333266" w14:textId="77777777" w:rsidR="00E5354C" w:rsidRDefault="00E5354C" w:rsidP="00E5354C">
      <w:pPr>
        <w:pStyle w:val="szdszveg"/>
      </w:pPr>
      <w:r>
        <w:t>kötelező mező</w:t>
      </w:r>
    </w:p>
    <w:p w14:paraId="532162FF" w14:textId="77777777" w:rsidR="00E5354C" w:rsidRDefault="00E5354C" w:rsidP="00E5354C">
      <w:pPr>
        <w:pStyle w:val="szdszveg"/>
      </w:pPr>
      <w:r>
        <w:t>HTML tag: input&gt;text</w:t>
      </w:r>
    </w:p>
    <w:p w14:paraId="1BC3C32A" w14:textId="3C207FF7" w:rsidR="00E5354C" w:rsidRPr="00E5354C" w:rsidRDefault="00E5354C" w:rsidP="00E5354C">
      <w:pPr>
        <w:pStyle w:val="szdszveg"/>
        <w:rPr>
          <w:b/>
          <w:u w:val="single"/>
          <w:rPrChange w:id="81" w:author="Dániel Bence Badinszky" w:date="2025-04-13T13:30:00Z">
            <w:rPr/>
          </w:rPrChange>
        </w:rPr>
      </w:pPr>
      <w:r>
        <w:br w:type="column"/>
      </w:r>
      <w:r w:rsidRPr="00E5354C">
        <w:rPr>
          <w:b/>
          <w:u w:val="single"/>
          <w:rPrChange w:id="82" w:author="Dániel Bence Badinszky" w:date="2025-04-13T13:30:00Z">
            <w:rPr/>
          </w:rPrChange>
        </w:rPr>
        <w:t>Típus választó gombok:</w:t>
      </w:r>
    </w:p>
    <w:p w14:paraId="4022E3AC" w14:textId="77777777" w:rsidR="00E5354C" w:rsidRDefault="00E5354C" w:rsidP="00E5354C">
      <w:pPr>
        <w:pStyle w:val="szdszveg"/>
      </w:pPr>
      <w:r>
        <w:t>kötelező mező</w:t>
      </w:r>
    </w:p>
    <w:p w14:paraId="158506EB" w14:textId="77777777" w:rsidR="00E5354C" w:rsidRDefault="00E5354C" w:rsidP="00E5354C">
      <w:pPr>
        <w:pStyle w:val="szdszveg"/>
      </w:pPr>
      <w:r>
        <w:t>HTML tag: input&gt;radio</w:t>
      </w:r>
    </w:p>
    <w:p w14:paraId="2B671926" w14:textId="77777777" w:rsidR="00E5354C" w:rsidRDefault="00E5354C" w:rsidP="00E5354C">
      <w:pPr>
        <w:pStyle w:val="szdszveg"/>
      </w:pPr>
      <w:r>
        <w:t>CSS: btn-check</w:t>
      </w:r>
    </w:p>
    <w:p w14:paraId="2D3C8DFD" w14:textId="07EF94A3" w:rsidR="00E5354C" w:rsidRDefault="00E5354C" w:rsidP="00E5354C">
      <w:pPr>
        <w:pStyle w:val="szdszveg"/>
        <w:ind w:left="397" w:firstLine="0"/>
      </w:pPr>
      <w:r>
        <w:t>Az értékek az 5 mezőhöz: {part, operation, assembly, product, project}</w:t>
      </w:r>
    </w:p>
    <w:p w14:paraId="0D25F062" w14:textId="77777777" w:rsidR="00E5354C" w:rsidRDefault="00E5354C" w:rsidP="00A31449">
      <w:pPr>
        <w:pStyle w:val="szdszveg"/>
        <w:ind w:left="397" w:firstLine="0"/>
      </w:pPr>
    </w:p>
    <w:p w14:paraId="071FEBD2" w14:textId="77777777" w:rsidR="00E5354C" w:rsidRPr="00A31449" w:rsidRDefault="00E5354C" w:rsidP="00E5354C">
      <w:pPr>
        <w:pStyle w:val="szdszveg"/>
        <w:rPr>
          <w:b/>
          <w:u w:val="single"/>
        </w:rPr>
      </w:pPr>
      <w:r w:rsidRPr="00A31449">
        <w:rPr>
          <w:b/>
          <w:u w:val="single"/>
        </w:rPr>
        <w:t>Szűrő gomb:</w:t>
      </w:r>
    </w:p>
    <w:p w14:paraId="6EA680A6" w14:textId="77777777" w:rsidR="00E5354C" w:rsidRDefault="00E5354C" w:rsidP="00E5354C">
      <w:pPr>
        <w:pStyle w:val="szdszveg"/>
      </w:pPr>
      <w:r>
        <w:t>HTML tag: form&gt;submit</w:t>
      </w:r>
    </w:p>
    <w:p w14:paraId="04A24457" w14:textId="77777777" w:rsidR="00E5354C" w:rsidRDefault="00E5354C" w:rsidP="00E5354C">
      <w:pPr>
        <w:pStyle w:val="szdszveg"/>
      </w:pPr>
      <w:r>
        <w:t>CSS: btn btn-primary mt-2 w-100</w:t>
      </w:r>
    </w:p>
    <w:p w14:paraId="60245D99" w14:textId="77777777" w:rsidR="00E5354C" w:rsidRDefault="00E5354C" w:rsidP="00E5354C">
      <w:pPr>
        <w:pStyle w:val="szdszveg"/>
      </w:pPr>
      <w:r>
        <w:t>A form POST metódost használ a “#” végcélra.</w:t>
      </w:r>
    </w:p>
    <w:p w14:paraId="3FE2D48A" w14:textId="77777777" w:rsidR="00E5354C" w:rsidRDefault="00E5354C" w:rsidP="00E5354C">
      <w:pPr>
        <w:pStyle w:val="szdszveg"/>
        <w:sectPr w:rsidR="00E5354C" w:rsidSect="00A31449">
          <w:type w:val="continuous"/>
          <w:pgSz w:w="11906" w:h="16838"/>
          <w:pgMar w:top="1418" w:right="1418" w:bottom="1418" w:left="1418" w:header="0" w:footer="709" w:gutter="284"/>
          <w:cols w:num="2" w:space="852" w:equalWidth="0">
            <w:col w:w="9406" w:space="-1"/>
            <w:col w:w="-1"/>
          </w:cols>
          <w:formProt w:val="0"/>
          <w:titlePg/>
          <w:docGrid w:linePitch="360"/>
        </w:sectPr>
      </w:pPr>
    </w:p>
    <w:p w14:paraId="6E27A5EC" w14:textId="0FDD8277" w:rsidR="00E5354C" w:rsidRDefault="00E5354C" w:rsidP="00E5354C">
      <w:pPr>
        <w:pStyle w:val="szdszveg"/>
      </w:pPr>
    </w:p>
    <w:p w14:paraId="02154BCB" w14:textId="77777777" w:rsidR="00E5354C" w:rsidRDefault="00E5354C" w:rsidP="00E5354C">
      <w:pPr>
        <w:pStyle w:val="szdszveg"/>
      </w:pPr>
      <w:r>
        <w:t>Az alsó táblázat egy középre igazított elem. Minden sor egy külön form a két benne foglalt mezővel. Az első oszlopa egy miniatűr képet jelenít meg az elemről</w:t>
      </w:r>
    </w:p>
    <w:p w14:paraId="1AF32580" w14:textId="77777777" w:rsidR="00E5354C" w:rsidRDefault="00E5354C">
      <w:pPr>
        <w:pStyle w:val="szdszveg"/>
        <w:ind w:firstLine="0"/>
        <w:rPr>
          <w:b/>
          <w:u w:val="single"/>
        </w:rPr>
        <w:sectPr w:rsidR="00E5354C" w:rsidSect="007B6234">
          <w:type w:val="continuous"/>
          <w:pgSz w:w="11906" w:h="16838"/>
          <w:pgMar w:top="1418" w:right="1418" w:bottom="1418" w:left="1418" w:header="0" w:footer="709" w:gutter="284"/>
          <w:cols w:space="708"/>
          <w:formProt w:val="0"/>
          <w:titlePg/>
          <w:docGrid w:linePitch="360"/>
        </w:sectPr>
        <w:pPrChange w:id="83" w:author="Dániel Bence Badinszky" w:date="2025-04-13T13:32:00Z">
          <w:pPr>
            <w:pStyle w:val="szdszveg"/>
          </w:pPr>
        </w:pPrChange>
      </w:pPr>
    </w:p>
    <w:p w14:paraId="315C37C7" w14:textId="5D016E59" w:rsidR="00E5354C" w:rsidRPr="00A31449" w:rsidRDefault="00E5354C" w:rsidP="00E5354C">
      <w:pPr>
        <w:pStyle w:val="szdszveg"/>
        <w:rPr>
          <w:b/>
          <w:u w:val="single"/>
        </w:rPr>
      </w:pPr>
      <w:r w:rsidRPr="00A31449">
        <w:rPr>
          <w:b/>
          <w:u w:val="single"/>
        </w:rPr>
        <w:t>Táblázat adatai:</w:t>
      </w:r>
    </w:p>
    <w:p w14:paraId="39D49EA8" w14:textId="77777777" w:rsidR="00E5354C" w:rsidRDefault="00E5354C" w:rsidP="00E5354C">
      <w:pPr>
        <w:pStyle w:val="szdszveg"/>
      </w:pPr>
      <w:r>
        <w:t>HTML tag: table</w:t>
      </w:r>
    </w:p>
    <w:p w14:paraId="2CD767AA" w14:textId="77777777" w:rsidR="00E5354C" w:rsidRDefault="00E5354C" w:rsidP="00E5354C">
      <w:pPr>
        <w:pStyle w:val="szdszveg"/>
      </w:pPr>
      <w:r>
        <w:t>CSS: table-striped table-dark mb-3</w:t>
      </w:r>
    </w:p>
    <w:p w14:paraId="5EB0B1A2" w14:textId="77777777" w:rsidR="00E5354C" w:rsidRDefault="00E5354C" w:rsidP="00E5354C">
      <w:pPr>
        <w:pStyle w:val="szdszveg"/>
      </w:pPr>
      <w:r>
        <w:t>width: 90%;</w:t>
      </w:r>
    </w:p>
    <w:p w14:paraId="3B9B7BA1" w14:textId="77777777" w:rsidR="00E5354C" w:rsidRDefault="00E5354C" w:rsidP="00E5354C">
      <w:pPr>
        <w:pStyle w:val="szdszveg"/>
      </w:pPr>
      <w:r>
        <w:t xml:space="preserve">    margin-left: auto;</w:t>
      </w:r>
    </w:p>
    <w:p w14:paraId="56E298EB" w14:textId="30C117C3" w:rsidR="00E5354C" w:rsidRDefault="00E5354C" w:rsidP="00E5354C">
      <w:pPr>
        <w:pStyle w:val="szdszveg"/>
      </w:pPr>
      <w:r>
        <w:t xml:space="preserve">    margin-right: auto;</w:t>
      </w:r>
    </w:p>
    <w:p w14:paraId="4E114982" w14:textId="45E12BC1" w:rsidR="00E5354C" w:rsidRDefault="00E5354C" w:rsidP="00E5354C">
      <w:pPr>
        <w:pStyle w:val="szdszveg"/>
      </w:pPr>
    </w:p>
    <w:p w14:paraId="083DEDC7" w14:textId="265EFB8B" w:rsidR="00E5354C" w:rsidRPr="00A31449" w:rsidRDefault="00E5354C" w:rsidP="00E5354C">
      <w:pPr>
        <w:pStyle w:val="szdszveg"/>
        <w:rPr>
          <w:b/>
          <w:u w:val="single"/>
        </w:rPr>
      </w:pPr>
      <w:r w:rsidRPr="00A31449">
        <w:rPr>
          <w:b/>
          <w:u w:val="single"/>
        </w:rPr>
        <w:t>Mennyiség mező:</w:t>
      </w:r>
    </w:p>
    <w:p w14:paraId="4AD78DD6" w14:textId="1E9062E0" w:rsidR="00E5354C" w:rsidRDefault="00E5354C" w:rsidP="00E5354C">
      <w:pPr>
        <w:pStyle w:val="szdszveg"/>
      </w:pPr>
      <w:r>
        <w:t>kötelező mező</w:t>
      </w:r>
    </w:p>
    <w:p w14:paraId="4A691A77" w14:textId="77777777" w:rsidR="00E5354C" w:rsidRDefault="00E5354C" w:rsidP="00E5354C">
      <w:pPr>
        <w:pStyle w:val="szdszveg"/>
      </w:pPr>
      <w:r>
        <w:t>HTML tag: input&gt;number</w:t>
      </w:r>
    </w:p>
    <w:p w14:paraId="3D292B43" w14:textId="77777777" w:rsidR="00E5354C" w:rsidRDefault="00E5354C" w:rsidP="00E5354C">
      <w:pPr>
        <w:pStyle w:val="szdszveg"/>
      </w:pPr>
    </w:p>
    <w:p w14:paraId="6F6D6F9F" w14:textId="77777777" w:rsidR="00E5354C" w:rsidRPr="00A31449" w:rsidRDefault="00E5354C" w:rsidP="00E5354C">
      <w:pPr>
        <w:pStyle w:val="szdszveg"/>
        <w:rPr>
          <w:b/>
          <w:u w:val="single"/>
        </w:rPr>
      </w:pPr>
      <w:r w:rsidRPr="00A31449">
        <w:rPr>
          <w:b/>
          <w:u w:val="single"/>
        </w:rPr>
        <w:t>Hozzáad gomb:</w:t>
      </w:r>
    </w:p>
    <w:p w14:paraId="54600F23" w14:textId="409D4A3B" w:rsidR="00E5354C" w:rsidRDefault="00E5354C" w:rsidP="00E5354C">
      <w:pPr>
        <w:pStyle w:val="szdszveg"/>
      </w:pPr>
      <w:r>
        <w:t>HTML tag: input&gt;submit</w:t>
      </w:r>
    </w:p>
    <w:p w14:paraId="04318C9B" w14:textId="56954E2F" w:rsidR="00E5354C" w:rsidRDefault="00E5354C" w:rsidP="00E5354C">
      <w:pPr>
        <w:pStyle w:val="szdszveg"/>
      </w:pPr>
      <w:r>
        <w:t>CSS: btn btn-success</w:t>
      </w:r>
    </w:p>
    <w:p w14:paraId="78464867" w14:textId="77777777" w:rsidR="00E5354C" w:rsidRDefault="00E5354C" w:rsidP="00E5354C">
      <w:pPr>
        <w:pStyle w:val="szdszveg"/>
        <w:sectPr w:rsidR="00E5354C" w:rsidSect="00A31449">
          <w:type w:val="continuous"/>
          <w:pgSz w:w="11906" w:h="16838"/>
          <w:pgMar w:top="1418" w:right="1418" w:bottom="1418" w:left="1418" w:header="0" w:footer="709" w:gutter="284"/>
          <w:cols w:num="2" w:space="708"/>
          <w:formProt w:val="0"/>
          <w:titlePg/>
          <w:docGrid w:linePitch="360"/>
        </w:sectPr>
      </w:pPr>
    </w:p>
    <w:p w14:paraId="2F539390" w14:textId="0A9C156B" w:rsidR="00E5354C" w:rsidRDefault="00E5354C" w:rsidP="00E5354C">
      <w:pPr>
        <w:pStyle w:val="szdszveg"/>
      </w:pPr>
    </w:p>
    <w:p w14:paraId="7BEBD672" w14:textId="18246202" w:rsidR="00E5354C" w:rsidRPr="00A31449" w:rsidRDefault="00E5354C" w:rsidP="00E5354C">
      <w:pPr>
        <w:pStyle w:val="szdszveg"/>
        <w:rPr>
          <w:b/>
          <w:u w:val="single"/>
        </w:rPr>
      </w:pPr>
      <w:r w:rsidRPr="00A31449">
        <w:rPr>
          <w:b/>
          <w:u w:val="single"/>
        </w:rPr>
        <w:t>A hozzáadás form rejtett mezői:</w:t>
      </w:r>
    </w:p>
    <w:p w14:paraId="218EBFD6" w14:textId="33B56C66" w:rsidR="00E5354C" w:rsidRDefault="00E5354C" w:rsidP="00A31449">
      <w:pPr>
        <w:pStyle w:val="szdszveg"/>
        <w:ind w:firstLine="0"/>
      </w:pPr>
      <w:r>
        <w:t>name=formType value=addConsist</w:t>
      </w:r>
    </w:p>
    <w:p w14:paraId="7C624849" w14:textId="6C310D74" w:rsidR="00E5354C" w:rsidRDefault="00E5354C" w:rsidP="00A31449">
      <w:pPr>
        <w:pStyle w:val="szdszveg"/>
        <w:ind w:firstLine="0"/>
      </w:pPr>
      <w:r>
        <w:t>name=parentID value=id</w:t>
      </w:r>
    </w:p>
    <w:p w14:paraId="0A03EBE5" w14:textId="62CF5D2C" w:rsidR="00E5354C" w:rsidRDefault="00E5354C" w:rsidP="00E5354C">
      <w:pPr>
        <w:pStyle w:val="szdszveg"/>
        <w:ind w:firstLine="0"/>
      </w:pPr>
      <w:r>
        <w:t>name=childID value=id</w:t>
      </w:r>
    </w:p>
    <w:p w14:paraId="48364577" w14:textId="56504167" w:rsidR="00546C31" w:rsidRDefault="00546C31" w:rsidP="00E5354C">
      <w:pPr>
        <w:pStyle w:val="szdszveg"/>
        <w:ind w:firstLine="0"/>
      </w:pPr>
    </w:p>
    <w:p w14:paraId="5FE9DE3D" w14:textId="49FAE244" w:rsidR="00546C31" w:rsidRDefault="00546C31" w:rsidP="00CE3046">
      <w:pPr>
        <w:pStyle w:val="szdcmsor3"/>
      </w:pPr>
      <w:bookmarkStart w:id="84" w:name="_Toc196410074"/>
      <w:r>
        <w:rPr>
          <w:noProof/>
        </w:rPr>
        <w:lastRenderedPageBreak/>
        <mc:AlternateContent>
          <mc:Choice Requires="wps">
            <w:drawing>
              <wp:anchor distT="0" distB="0" distL="114300" distR="114300" simplePos="0" relativeHeight="251751424" behindDoc="0" locked="0" layoutInCell="1" allowOverlap="1" wp14:anchorId="22B7017A" wp14:editId="4E07D52E">
                <wp:simplePos x="0" y="0"/>
                <wp:positionH relativeFrom="page">
                  <wp:align>center</wp:align>
                </wp:positionH>
                <wp:positionV relativeFrom="paragraph">
                  <wp:posOffset>2032635</wp:posOffset>
                </wp:positionV>
                <wp:extent cx="303022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6D48474D" w14:textId="6014D3F0" w:rsidR="008E67B1" w:rsidRPr="00080DD1" w:rsidRDefault="008E67B1" w:rsidP="00A31449">
                            <w:pPr>
                              <w:pStyle w:val="Kpalrs"/>
                              <w:jc w:val="center"/>
                              <w:rPr>
                                <w:noProof/>
                              </w:rPr>
                            </w:pPr>
                            <w:ins w:id="85" w:author="Dániel Bence Badinszky" w:date="2025-04-13T13:34:00Z">
                              <w:r>
                                <w:rPr>
                                  <w:noProof/>
                                </w:rPr>
                                <w:t>3</w:t>
                              </w:r>
                            </w:ins>
                            <w:r w:rsidR="008D19B1">
                              <w:rPr>
                                <w:noProof/>
                              </w:rPr>
                              <w:t>6</w:t>
                            </w:r>
                            <w:ins w:id="86" w:author="Dániel Bence Badinszky" w:date="2025-04-13T13:34:00Z">
                              <w:r>
                                <w:t>. ábra Új elem hozzáadása felugró ablak</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7017A" id="Szövegdoboz 70" o:spid="_x0000_s1055" type="#_x0000_t202" style="position:absolute;left:0;text-align:left;margin-left:0;margin-top:160.05pt;width:238.6pt;height:.05pt;z-index:2517514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" stroked="f">
                <v:textbox style="mso-fit-shape-to-text:t" inset="0,0,0,0">
                  <w:txbxContent>
                    <w:p w14:paraId="6D48474D" w14:textId="6014D3F0" w:rsidR="008E67B1" w:rsidRPr="00080DD1" w:rsidRDefault="008E67B1" w:rsidP="00A31449">
                      <w:pPr>
                        <w:pStyle w:val="Kpalrs"/>
                        <w:jc w:val="center"/>
                        <w:rPr>
                          <w:noProof/>
                        </w:rPr>
                      </w:pPr>
                      <w:ins w:id="87" w:author="Dániel Bence Badinszky" w:date="2025-04-13T13:34:00Z">
                        <w:r>
                          <w:rPr>
                            <w:noProof/>
                          </w:rPr>
                          <w:t>3</w:t>
                        </w:r>
                      </w:ins>
                      <w:r w:rsidR="008D19B1">
                        <w:rPr>
                          <w:noProof/>
                        </w:rPr>
                        <w:t>6</w:t>
                      </w:r>
                      <w:ins w:id="88" w:author="Dániel Bence Badinszky" w:date="2025-04-13T13:34:00Z">
                        <w:r>
                          <w:t>. ábra Új elem hozzáadása felugró ablak</w:t>
                        </w:r>
                      </w:ins>
                    </w:p>
                  </w:txbxContent>
                </v:textbox>
                <w10:wrap type="topAndBottom" anchorx="page"/>
              </v:shape>
            </w:pict>
          </mc:Fallback>
        </mc:AlternateContent>
      </w:r>
      <w:r>
        <w:rPr>
          <w:noProof/>
        </w:rPr>
        <w:drawing>
          <wp:anchor distT="0" distB="0" distL="114300" distR="114300" simplePos="0" relativeHeight="251749376" behindDoc="0" locked="0" layoutInCell="1" allowOverlap="1" wp14:anchorId="420BCCC9" wp14:editId="050D6C1F">
            <wp:simplePos x="0" y="0"/>
            <wp:positionH relativeFrom="page">
              <wp:align>center</wp:align>
            </wp:positionH>
            <wp:positionV relativeFrom="paragraph">
              <wp:posOffset>610</wp:posOffset>
            </wp:positionV>
            <wp:extent cx="1807210" cy="1979930"/>
            <wp:effectExtent l="0" t="0" r="2540" b="1270"/>
            <wp:wrapTopAndBottom/>
            <wp:docPr id="69" name="Kép 69" descr="C:\Users\badinszkydb\Downloads\pages.drawi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dinszkydb\Downloads\pages.drawio (1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7210" cy="1979930"/>
                    </a:xfrm>
                    <a:prstGeom prst="rect">
                      <a:avLst/>
                    </a:prstGeom>
                    <a:noFill/>
                    <a:ln>
                      <a:noFill/>
                    </a:ln>
                  </pic:spPr>
                </pic:pic>
              </a:graphicData>
            </a:graphic>
          </wp:anchor>
        </w:drawing>
      </w:r>
      <w:r w:rsidR="00CE3046">
        <w:t>Elemek részletei oldal / BOM lista aloldal</w:t>
      </w:r>
      <w:bookmarkEnd w:id="84"/>
    </w:p>
    <w:p w14:paraId="6FA4F0E0" w14:textId="703C5B80" w:rsidR="00CE3046" w:rsidRDefault="00CE3046">
      <w:pPr>
        <w:pStyle w:val="szdszveg"/>
      </w:pPr>
      <w:r>
        <w:t>Egy táblázatos formában megjeleníti a kibontott BOM listát. Módosításra itt nincs lehetőség, csak a tartalmaz oldalon.</w:t>
      </w:r>
    </w:p>
    <w:p w14:paraId="25B9C15B" w14:textId="206AE8B7" w:rsidR="00CE3046" w:rsidRPr="00A31449" w:rsidRDefault="00CE3046" w:rsidP="00CE3046">
      <w:pPr>
        <w:pStyle w:val="szdszveg"/>
        <w:rPr>
          <w:b/>
          <w:u w:val="single"/>
        </w:rPr>
      </w:pPr>
      <w:r>
        <w:rPr>
          <w:noProof/>
        </w:rPr>
        <w:drawing>
          <wp:anchor distT="0" distB="0" distL="114300" distR="114300" simplePos="0" relativeHeight="251752448" behindDoc="0" locked="0" layoutInCell="1" allowOverlap="1" wp14:anchorId="6F16EFFF" wp14:editId="619CC15F">
            <wp:simplePos x="0" y="0"/>
            <wp:positionH relativeFrom="margin">
              <wp:align>right</wp:align>
            </wp:positionH>
            <wp:positionV relativeFrom="paragraph">
              <wp:posOffset>6350</wp:posOffset>
            </wp:positionV>
            <wp:extent cx="3539384" cy="1800000"/>
            <wp:effectExtent l="0" t="0" r="4445" b="0"/>
            <wp:wrapSquare wrapText="bothSides"/>
            <wp:docPr id="71" name="Kép 71" descr="C:\Users\badinszkydb\Downloads\pages.drawio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dinszkydb\Downloads\pages.drawio (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9384"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1449">
        <w:rPr>
          <w:b/>
          <w:u w:val="single"/>
        </w:rPr>
        <w:t>Elemek táblázat:</w:t>
      </w:r>
    </w:p>
    <w:p w14:paraId="623B7CD3" w14:textId="13DC639F" w:rsidR="00CE3046" w:rsidRDefault="00CE3046" w:rsidP="00A31449">
      <w:pPr>
        <w:pStyle w:val="szdszveg"/>
        <w:ind w:firstLine="0"/>
      </w:pPr>
      <w:r>
        <w:t>HTML tag: table</w:t>
      </w:r>
    </w:p>
    <w:p w14:paraId="33EAF553" w14:textId="77777777" w:rsidR="00CE3046" w:rsidRDefault="00CE3046" w:rsidP="00A31449">
      <w:pPr>
        <w:pStyle w:val="szdszveg"/>
        <w:ind w:firstLine="0"/>
      </w:pPr>
      <w:r>
        <w:t>CSS:</w:t>
      </w:r>
    </w:p>
    <w:p w14:paraId="1F309068" w14:textId="74491D03" w:rsidR="00CE3046" w:rsidRDefault="00CE3046" w:rsidP="00A31449">
      <w:pPr>
        <w:pStyle w:val="szdforrskd"/>
        <w:ind w:firstLine="0"/>
      </w:pPr>
      <w:r>
        <w:t>table-striped table-dark</w:t>
      </w:r>
    </w:p>
    <w:p w14:paraId="2520B2E2" w14:textId="77777777" w:rsidR="00CE3046" w:rsidRDefault="00CE3046" w:rsidP="00A31449">
      <w:pPr>
        <w:pStyle w:val="szdforrskd"/>
        <w:ind w:firstLine="0"/>
      </w:pPr>
      <w:r>
        <w:t>width: 90%;</w:t>
      </w:r>
    </w:p>
    <w:p w14:paraId="727B5E6B" w14:textId="584B8325" w:rsidR="00CE3046" w:rsidRDefault="00CE3046" w:rsidP="00A31449">
      <w:pPr>
        <w:pStyle w:val="szdforrskd"/>
        <w:ind w:firstLine="0"/>
      </w:pPr>
      <w:r>
        <w:t>margin-left: auto;</w:t>
      </w:r>
    </w:p>
    <w:p w14:paraId="01E2124E" w14:textId="38FE4AAC" w:rsidR="00CE3046" w:rsidRDefault="00CE3046" w:rsidP="00A31449">
      <w:pPr>
        <w:pStyle w:val="szdforrskd"/>
        <w:ind w:firstLine="0"/>
      </w:pPr>
      <w:r>
        <w:t>margin-right: auto;</w:t>
      </w:r>
    </w:p>
    <w:p w14:paraId="58E4EF4F" w14:textId="77777777" w:rsidR="00CE3046" w:rsidRDefault="00CE3046" w:rsidP="00CE3046">
      <w:pPr>
        <w:pStyle w:val="szdszveg"/>
      </w:pPr>
    </w:p>
    <w:p w14:paraId="4CD4D4B5" w14:textId="406E785E" w:rsidR="00CE3046" w:rsidRPr="00CE3046" w:rsidRDefault="000C37A3" w:rsidP="00A31449">
      <w:pPr>
        <w:pStyle w:val="szdszveg"/>
      </w:pPr>
      <w:r>
        <w:rPr>
          <w:noProof/>
        </w:rPr>
        <mc:AlternateContent>
          <mc:Choice Requires="wps">
            <w:drawing>
              <wp:anchor distT="0" distB="0" distL="114300" distR="114300" simplePos="0" relativeHeight="251754496" behindDoc="0" locked="0" layoutInCell="1" allowOverlap="1" wp14:anchorId="41DCDF86" wp14:editId="690C775A">
                <wp:simplePos x="0" y="0"/>
                <wp:positionH relativeFrom="margin">
                  <wp:align>right</wp:align>
                </wp:positionH>
                <wp:positionV relativeFrom="paragraph">
                  <wp:posOffset>123852</wp:posOffset>
                </wp:positionV>
                <wp:extent cx="3893185"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3893185" cy="635"/>
                        </a:xfrm>
                        <a:prstGeom prst="rect">
                          <a:avLst/>
                        </a:prstGeom>
                        <a:solidFill>
                          <a:prstClr val="white"/>
                        </a:solidFill>
                        <a:ln>
                          <a:noFill/>
                        </a:ln>
                      </wps:spPr>
                      <wps:txbx>
                        <w:txbxContent>
                          <w:p w14:paraId="40110C19" w14:textId="7B856CF5" w:rsidR="008E67B1" w:rsidRPr="0029345E" w:rsidRDefault="008E67B1" w:rsidP="00A31449">
                            <w:pPr>
                              <w:pStyle w:val="Kpalrs"/>
                              <w:jc w:val="center"/>
                              <w:rPr>
                                <w:noProof/>
                              </w:rPr>
                            </w:pPr>
                            <w:ins w:id="89" w:author="Dániel Bence Badinszky" w:date="2025-04-13T13:37:00Z">
                              <w:r>
                                <w:t>3</w:t>
                              </w:r>
                            </w:ins>
                            <w:r w:rsidR="008D19B1">
                              <w:t>7</w:t>
                            </w:r>
                            <w:ins w:id="90" w:author="Dániel Bence Badinszky" w:date="2025-04-13T13:37:00Z">
                              <w:r>
                                <w:t>. ábra B</w:t>
                              </w:r>
                            </w:ins>
                            <w:ins w:id="91" w:author="Dániel Bence Badinszky" w:date="2025-04-13T13:38:00Z">
                              <w:r>
                                <w:t>OM</w:t>
                              </w:r>
                            </w:ins>
                            <w:ins w:id="92" w:author="Dániel Bence Badinszky" w:date="2025-04-13T13:37:00Z">
                              <w:r>
                                <w:t xml:space="preserve"> lista aloldal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CDF86" id="Szövegdoboz 72" o:spid="_x0000_s1056" type="#_x0000_t202" style="position:absolute;left:0;text-align:left;margin-left:255.35pt;margin-top:9.75pt;width:306.55pt;height:.05pt;z-index:251754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" stroked="f">
                <v:textbox style="mso-fit-shape-to-text:t" inset="0,0,0,0">
                  <w:txbxContent>
                    <w:p w14:paraId="40110C19" w14:textId="7B856CF5" w:rsidR="008E67B1" w:rsidRPr="0029345E" w:rsidRDefault="008E67B1" w:rsidP="00A31449">
                      <w:pPr>
                        <w:pStyle w:val="Kpalrs"/>
                        <w:jc w:val="center"/>
                        <w:rPr>
                          <w:noProof/>
                        </w:rPr>
                      </w:pPr>
                      <w:ins w:id="93" w:author="Dániel Bence Badinszky" w:date="2025-04-13T13:37:00Z">
                        <w:r>
                          <w:t>3</w:t>
                        </w:r>
                      </w:ins>
                      <w:r w:rsidR="008D19B1">
                        <w:t>7</w:t>
                      </w:r>
                      <w:ins w:id="94" w:author="Dániel Bence Badinszky" w:date="2025-04-13T13:37:00Z">
                        <w:r>
                          <w:t>. ábra B</w:t>
                        </w:r>
                      </w:ins>
                      <w:ins w:id="95" w:author="Dániel Bence Badinszky" w:date="2025-04-13T13:38:00Z">
                        <w:r>
                          <w:t>OM</w:t>
                        </w:r>
                      </w:ins>
                      <w:ins w:id="96" w:author="Dániel Bence Badinszky" w:date="2025-04-13T13:37:00Z">
                        <w:r>
                          <w:t xml:space="preserve"> lista aloldal</w:t>
                        </w:r>
                      </w:ins>
                    </w:p>
                  </w:txbxContent>
                </v:textbox>
                <w10:wrap type="square" anchorx="margin"/>
              </v:shape>
            </w:pict>
          </mc:Fallback>
        </mc:AlternateContent>
      </w:r>
      <w:r w:rsidR="00CE3046">
        <w:t>Az első oszlopban egy miniatűr kép jelenik meg. A többi oszlopban az adatbázis ide vonatkozó mezője.</w:t>
      </w:r>
    </w:p>
    <w:p w14:paraId="6E1CA11D" w14:textId="5E40296E" w:rsidR="00546C31" w:rsidRDefault="00040F49" w:rsidP="00040F49">
      <w:pPr>
        <w:pStyle w:val="szdcmsor3"/>
      </w:pPr>
      <w:bookmarkStart w:id="97" w:name="_Toc196410075"/>
      <w:r>
        <w:t>Elemek részletei oldal / Fa nézet aloldal</w:t>
      </w:r>
      <w:bookmarkEnd w:id="97"/>
    </w:p>
    <w:p w14:paraId="0BC209AB" w14:textId="48405B41" w:rsidR="00040F49" w:rsidRDefault="000C37A3">
      <w:pPr>
        <w:pStyle w:val="szdszveg"/>
      </w:pPr>
      <w:r>
        <w:rPr>
          <w:b/>
          <w:noProof/>
          <w:u w:val="single"/>
        </w:rPr>
        <w:drawing>
          <wp:anchor distT="0" distB="0" distL="114300" distR="114300" simplePos="0" relativeHeight="251755520" behindDoc="0" locked="0" layoutInCell="1" allowOverlap="1" wp14:anchorId="6A2EA088" wp14:editId="2F9A2C29">
            <wp:simplePos x="0" y="0"/>
            <wp:positionH relativeFrom="margin">
              <wp:align>right</wp:align>
            </wp:positionH>
            <wp:positionV relativeFrom="paragraph">
              <wp:posOffset>16979</wp:posOffset>
            </wp:positionV>
            <wp:extent cx="3534766" cy="1800000"/>
            <wp:effectExtent l="0" t="0" r="8890" b="0"/>
            <wp:wrapSquare wrapText="bothSides"/>
            <wp:docPr id="73" name="Kép 73" descr="C:\Users\badinszkydb\Downloads\pages.drawio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dinszkydb\Downloads\pages.drawio (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766"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F49">
        <w:t>A hierarchia vizuális megjelenítésére szolgál. Egy eleme van, amibe a python kód készíti el a szükséges HTML kódot, így a front-end csak megjeleníti a kész kódot.</w:t>
      </w:r>
    </w:p>
    <w:p w14:paraId="2DF9953A" w14:textId="107A1456" w:rsidR="00040F49" w:rsidRPr="00A31449" w:rsidRDefault="00040F49" w:rsidP="00040F49">
      <w:pPr>
        <w:pStyle w:val="szdszveg"/>
        <w:rPr>
          <w:b/>
          <w:u w:val="single"/>
        </w:rPr>
      </w:pPr>
      <w:r w:rsidRPr="00A31449">
        <w:rPr>
          <w:b/>
          <w:u w:val="single"/>
        </w:rPr>
        <w:t>Fa nézet:</w:t>
      </w:r>
    </w:p>
    <w:p w14:paraId="5ADE9D12" w14:textId="67F99FEE" w:rsidR="00040F49" w:rsidRDefault="000C37A3" w:rsidP="00A31449">
      <w:pPr>
        <w:pStyle w:val="szdszveg"/>
        <w:ind w:firstLine="0"/>
      </w:pPr>
      <w:r>
        <w:rPr>
          <w:noProof/>
        </w:rPr>
        <mc:AlternateContent>
          <mc:Choice Requires="wps">
            <w:drawing>
              <wp:anchor distT="0" distB="0" distL="114300" distR="114300" simplePos="0" relativeHeight="251757568" behindDoc="0" locked="0" layoutInCell="1" allowOverlap="1" wp14:anchorId="3C1C7F61" wp14:editId="17F7E633">
                <wp:simplePos x="0" y="0"/>
                <wp:positionH relativeFrom="margin">
                  <wp:align>right</wp:align>
                </wp:positionH>
                <wp:positionV relativeFrom="paragraph">
                  <wp:posOffset>83185</wp:posOffset>
                </wp:positionV>
                <wp:extent cx="3569970" cy="635"/>
                <wp:effectExtent l="0" t="0" r="0" b="0"/>
                <wp:wrapSquare wrapText="bothSides"/>
                <wp:docPr id="74" name="Szövegdoboz 74"/>
                <wp:cNvGraphicFramePr/>
                <a:graphic xmlns:a="http://schemas.openxmlformats.org/drawingml/2006/main">
                  <a:graphicData uri="http://schemas.microsoft.com/office/word/2010/wordprocessingShape">
                    <wps:wsp>
                      <wps:cNvSpPr txBox="1"/>
                      <wps:spPr>
                        <a:xfrm>
                          <a:off x="0" y="0"/>
                          <a:ext cx="3569970" cy="635"/>
                        </a:xfrm>
                        <a:prstGeom prst="rect">
                          <a:avLst/>
                        </a:prstGeom>
                        <a:solidFill>
                          <a:prstClr val="white"/>
                        </a:solidFill>
                        <a:ln>
                          <a:noFill/>
                        </a:ln>
                      </wps:spPr>
                      <wps:txbx>
                        <w:txbxContent>
                          <w:p w14:paraId="6F222DE2" w14:textId="6C30FC6B" w:rsidR="008E67B1" w:rsidRPr="000E7BFD" w:rsidRDefault="008E67B1" w:rsidP="00A31449">
                            <w:pPr>
                              <w:pStyle w:val="Kpalrs"/>
                              <w:jc w:val="center"/>
                              <w:rPr>
                                <w:b/>
                                <w:noProof/>
                                <w:u w:val="single"/>
                              </w:rPr>
                            </w:pPr>
                            <w:ins w:id="98" w:author="Dániel Bence Badinszky" w:date="2025-04-13T13:40:00Z">
                              <w:r w:rsidRPr="00A31449">
                                <w:rPr>
                                  <w:noProof/>
                                </w:rPr>
                                <w:t>3</w:t>
                              </w:r>
                            </w:ins>
                            <w:r w:rsidR="008D19B1">
                              <w:rPr>
                                <w:noProof/>
                              </w:rPr>
                              <w:t>8</w:t>
                            </w:r>
                            <w:ins w:id="99" w:author="Dániel Bence Badinszky" w:date="2025-04-13T13:40:00Z">
                              <w:r w:rsidRPr="00964D7E">
                                <w:t>. ábra</w:t>
                              </w:r>
                              <w:r>
                                <w:t xml:space="preserve"> Fa nézet aloldal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C7F61" id="Szövegdoboz 74" o:spid="_x0000_s1057" type="#_x0000_t202" style="position:absolute;left:0;text-align:left;margin-left:229.9pt;margin-top:6.55pt;width:281.1pt;height:.0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" stroked="f">
                <v:textbox style="mso-fit-shape-to-text:t" inset="0,0,0,0">
                  <w:txbxContent>
                    <w:p w14:paraId="6F222DE2" w14:textId="6C30FC6B" w:rsidR="008E67B1" w:rsidRPr="000E7BFD" w:rsidRDefault="008E67B1" w:rsidP="00A31449">
                      <w:pPr>
                        <w:pStyle w:val="Kpalrs"/>
                        <w:jc w:val="center"/>
                        <w:rPr>
                          <w:b/>
                          <w:noProof/>
                          <w:u w:val="single"/>
                        </w:rPr>
                      </w:pPr>
                      <w:ins w:id="100" w:author="Dániel Bence Badinszky" w:date="2025-04-13T13:40:00Z">
                        <w:r w:rsidRPr="00A31449">
                          <w:rPr>
                            <w:noProof/>
                          </w:rPr>
                          <w:t>3</w:t>
                        </w:r>
                      </w:ins>
                      <w:r w:rsidR="008D19B1">
                        <w:rPr>
                          <w:noProof/>
                        </w:rPr>
                        <w:t>8</w:t>
                      </w:r>
                      <w:ins w:id="101" w:author="Dániel Bence Badinszky" w:date="2025-04-13T13:40:00Z">
                        <w:r w:rsidRPr="00964D7E">
                          <w:t>. ábra</w:t>
                        </w:r>
                        <w:r>
                          <w:t xml:space="preserve"> Fa nézet aloldal</w:t>
                        </w:r>
                      </w:ins>
                    </w:p>
                  </w:txbxContent>
                </v:textbox>
                <w10:wrap type="square" anchorx="margin"/>
              </v:shape>
            </w:pict>
          </mc:Fallback>
        </mc:AlternateContent>
      </w:r>
      <w:r w:rsidR="00040F49">
        <w:t>HTML tag:div</w:t>
      </w:r>
    </w:p>
    <w:p w14:paraId="303A29F9" w14:textId="5CA4F028" w:rsidR="00293863" w:rsidRDefault="00040F49" w:rsidP="00040F49">
      <w:pPr>
        <w:pStyle w:val="szdszveg"/>
        <w:ind w:firstLine="0"/>
      </w:pPr>
      <w:r>
        <w:t>Div name: tree</w:t>
      </w:r>
    </w:p>
    <w:p w14:paraId="3E9E1A34" w14:textId="77777777" w:rsidR="00293863" w:rsidRDefault="00293863">
      <w:r>
        <w:br w:type="page"/>
      </w:r>
    </w:p>
    <w:p w14:paraId="1BDBDC73" w14:textId="495BD967" w:rsidR="00293863" w:rsidRDefault="00AE4077" w:rsidP="00AE4077">
      <w:pPr>
        <w:pStyle w:val="szdcmsor3"/>
      </w:pPr>
      <w:bookmarkStart w:id="102" w:name="_Toc196410076"/>
      <w:r>
        <w:lastRenderedPageBreak/>
        <w:t>Elemek részletei oldal / Ár aloldal</w:t>
      </w:r>
      <w:bookmarkEnd w:id="102"/>
    </w:p>
    <w:p w14:paraId="08F072E4" w14:textId="46741E3F" w:rsidR="00AE4077" w:rsidRDefault="00AE4077">
      <w:pPr>
        <w:pStyle w:val="szdszveg"/>
      </w:pPr>
      <w:r>
        <w:t>Ez az oldal az elemhez köthető árazási információkat mutatja meg.</w:t>
      </w:r>
    </w:p>
    <w:p w14:paraId="0799436A" w14:textId="2493C14A" w:rsidR="00AE4077" w:rsidRDefault="00AE4077">
      <w:pPr>
        <w:pStyle w:val="szdszveg"/>
      </w:pPr>
      <w:r>
        <w:t>Két táblázatra bontható. A felső egy összesített táblázat, amelyben a szükséges munkaórák és a szükséges anyagi javak jelennek meg.</w:t>
      </w:r>
    </w:p>
    <w:p w14:paraId="506D8F77" w14:textId="486B6F16" w:rsidR="00AE4077" w:rsidRDefault="00AA62A4" w:rsidP="00AE4077">
      <w:pPr>
        <w:pStyle w:val="szdszveg"/>
      </w:pPr>
      <w:r>
        <w:rPr>
          <w:noProof/>
        </w:rPr>
        <mc:AlternateContent>
          <mc:Choice Requires="wps">
            <w:drawing>
              <wp:anchor distT="0" distB="0" distL="114300" distR="114300" simplePos="0" relativeHeight="251760640" behindDoc="0" locked="0" layoutInCell="1" allowOverlap="1" wp14:anchorId="5C916FEA" wp14:editId="23118AC2">
                <wp:simplePos x="0" y="0"/>
                <wp:positionH relativeFrom="column">
                  <wp:posOffset>1692275</wp:posOffset>
                </wp:positionH>
                <wp:positionV relativeFrom="paragraph">
                  <wp:posOffset>2047240</wp:posOffset>
                </wp:positionV>
                <wp:extent cx="3886835" cy="635"/>
                <wp:effectExtent l="0" t="0" r="0" b="0"/>
                <wp:wrapSquare wrapText="bothSides"/>
                <wp:docPr id="76" name="Szövegdoboz 76"/>
                <wp:cNvGraphicFramePr/>
                <a:graphic xmlns:a="http://schemas.openxmlformats.org/drawingml/2006/main">
                  <a:graphicData uri="http://schemas.microsoft.com/office/word/2010/wordprocessingShape">
                    <wps:wsp>
                      <wps:cNvSpPr txBox="1"/>
                      <wps:spPr>
                        <a:xfrm>
                          <a:off x="0" y="0"/>
                          <a:ext cx="3886835" cy="635"/>
                        </a:xfrm>
                        <a:prstGeom prst="rect">
                          <a:avLst/>
                        </a:prstGeom>
                        <a:solidFill>
                          <a:prstClr val="white"/>
                        </a:solidFill>
                        <a:ln>
                          <a:noFill/>
                        </a:ln>
                      </wps:spPr>
                      <wps:txbx>
                        <w:txbxContent>
                          <w:p w14:paraId="23569827" w14:textId="60B696CA" w:rsidR="008E67B1" w:rsidRPr="006A1554" w:rsidRDefault="008E67B1" w:rsidP="00A31449">
                            <w:pPr>
                              <w:pStyle w:val="Kpalrs"/>
                              <w:jc w:val="center"/>
                              <w:rPr>
                                <w:noProof/>
                              </w:rPr>
                            </w:pPr>
                            <w:ins w:id="103" w:author="Dániel Bence Badinszky" w:date="2025-04-13T13:45:00Z">
                              <w:r>
                                <w:rPr>
                                  <w:noProof/>
                                </w:rPr>
                                <w:t>3</w:t>
                              </w:r>
                            </w:ins>
                            <w:r w:rsidR="008D19B1">
                              <w:rPr>
                                <w:noProof/>
                              </w:rPr>
                              <w:t>9</w:t>
                            </w:r>
                            <w:ins w:id="104" w:author="Dániel Bence Badinszky" w:date="2025-04-13T13:45:00Z">
                              <w:r>
                                <w:t>. ábra Ár aloldal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6FEA" id="Szövegdoboz 76" o:spid="_x0000_s1058" type="#_x0000_t202" style="position:absolute;left:0;text-align:left;margin-left:133.25pt;margin-top:161.2pt;width:306.0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" stroked="f">
                <v:textbox style="mso-fit-shape-to-text:t" inset="0,0,0,0">
                  <w:txbxContent>
                    <w:p w14:paraId="23569827" w14:textId="60B696CA" w:rsidR="008E67B1" w:rsidRPr="006A1554" w:rsidRDefault="008E67B1" w:rsidP="00A31449">
                      <w:pPr>
                        <w:pStyle w:val="Kpalrs"/>
                        <w:jc w:val="center"/>
                        <w:rPr>
                          <w:noProof/>
                        </w:rPr>
                      </w:pPr>
                      <w:ins w:id="105" w:author="Dániel Bence Badinszky" w:date="2025-04-13T13:45:00Z">
                        <w:r>
                          <w:rPr>
                            <w:noProof/>
                          </w:rPr>
                          <w:t>3</w:t>
                        </w:r>
                      </w:ins>
                      <w:r w:rsidR="008D19B1">
                        <w:rPr>
                          <w:noProof/>
                        </w:rPr>
                        <w:t>9</w:t>
                      </w:r>
                      <w:ins w:id="106" w:author="Dániel Bence Badinszky" w:date="2025-04-13T13:45:00Z">
                        <w:r>
                          <w:t>. ábra Ár aloldal</w:t>
                        </w:r>
                      </w:ins>
                    </w:p>
                  </w:txbxContent>
                </v:textbox>
                <w10:wrap type="square"/>
              </v:shape>
            </w:pict>
          </mc:Fallback>
        </mc:AlternateContent>
      </w:r>
      <w:r>
        <w:rPr>
          <w:noProof/>
        </w:rPr>
        <w:drawing>
          <wp:anchor distT="0" distB="0" distL="114300" distR="114300" simplePos="0" relativeHeight="251758592" behindDoc="0" locked="0" layoutInCell="1" allowOverlap="1" wp14:anchorId="67D638DD" wp14:editId="5FF745AB">
            <wp:simplePos x="0" y="0"/>
            <wp:positionH relativeFrom="margin">
              <wp:align>right</wp:align>
            </wp:positionH>
            <wp:positionV relativeFrom="paragraph">
              <wp:posOffset>10160</wp:posOffset>
            </wp:positionV>
            <wp:extent cx="3886835" cy="1979930"/>
            <wp:effectExtent l="0" t="0" r="0" b="1270"/>
            <wp:wrapSquare wrapText="bothSides"/>
            <wp:docPr id="75" name="Kép 75" descr="C:\Users\badinszkydb\Downloads\pages.drawio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dinszkydb\Downloads\pages.drawio (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86835" cy="1979930"/>
                    </a:xfrm>
                    <a:prstGeom prst="rect">
                      <a:avLst/>
                    </a:prstGeom>
                    <a:noFill/>
                    <a:ln>
                      <a:noFill/>
                    </a:ln>
                  </pic:spPr>
                </pic:pic>
              </a:graphicData>
            </a:graphic>
          </wp:anchor>
        </w:drawing>
      </w:r>
      <w:r w:rsidR="00AE4077">
        <w:t>Az alsó táblázatban tételesen felsorolásra kerül az összes tétel, amiből az összesítés készült.</w:t>
      </w:r>
    </w:p>
    <w:p w14:paraId="1625A033" w14:textId="77777777" w:rsidR="00AE4077" w:rsidRDefault="00AE4077" w:rsidP="00AE4077">
      <w:pPr>
        <w:pStyle w:val="szdszveg"/>
      </w:pPr>
      <w:r>
        <w:t>Mind a két táblázat ugyan olyan stílussal rendelkezik.</w:t>
      </w:r>
    </w:p>
    <w:p w14:paraId="3C7F8172" w14:textId="42DF8E09" w:rsidR="00AE4077" w:rsidRDefault="00AE4077" w:rsidP="00AE4077">
      <w:pPr>
        <w:pStyle w:val="szdszveg"/>
      </w:pPr>
    </w:p>
    <w:p w14:paraId="0295BFBE" w14:textId="77777777" w:rsidR="00AE4077" w:rsidRPr="00A31449" w:rsidRDefault="00AE4077" w:rsidP="00AE4077">
      <w:pPr>
        <w:pStyle w:val="szdszveg"/>
        <w:rPr>
          <w:b/>
          <w:u w:val="single"/>
        </w:rPr>
      </w:pPr>
      <w:r w:rsidRPr="00A31449">
        <w:rPr>
          <w:b/>
          <w:u w:val="single"/>
        </w:rPr>
        <w:t>Elemek táblázat:</w:t>
      </w:r>
    </w:p>
    <w:p w14:paraId="45E9A0E2" w14:textId="77283FF7" w:rsidR="00AE4077" w:rsidRDefault="00AE4077" w:rsidP="00A31449">
      <w:pPr>
        <w:pStyle w:val="szdszveg"/>
        <w:ind w:firstLine="0"/>
      </w:pPr>
      <w:r>
        <w:t>HTML tag: table</w:t>
      </w:r>
    </w:p>
    <w:p w14:paraId="2915A384" w14:textId="30450C36" w:rsidR="00AE4077" w:rsidRDefault="00AE4077" w:rsidP="00AE4077">
      <w:pPr>
        <w:pStyle w:val="szdszveg"/>
        <w:ind w:firstLine="0"/>
      </w:pPr>
      <w:r>
        <w:t>CSS:</w:t>
      </w:r>
    </w:p>
    <w:p w14:paraId="2ECDD52C" w14:textId="3F473053" w:rsidR="00AE4077" w:rsidRDefault="00AE4077" w:rsidP="00A31449">
      <w:pPr>
        <w:pStyle w:val="szdforrskd"/>
        <w:ind w:left="397" w:firstLine="0"/>
      </w:pPr>
      <w:r>
        <w:t>table-striped table-dark</w:t>
      </w:r>
    </w:p>
    <w:p w14:paraId="2977C603" w14:textId="77777777" w:rsidR="00AE4077" w:rsidRDefault="00AE4077" w:rsidP="00A31449">
      <w:pPr>
        <w:pStyle w:val="szdforrskd"/>
      </w:pPr>
      <w:r>
        <w:t>width: 90%;</w:t>
      </w:r>
    </w:p>
    <w:p w14:paraId="72F43070" w14:textId="3E2ED4BF" w:rsidR="00AE4077" w:rsidRDefault="00AE4077" w:rsidP="00A31449">
      <w:pPr>
        <w:pStyle w:val="szdforrskd"/>
      </w:pPr>
      <w:r>
        <w:t>margin-left: auto;</w:t>
      </w:r>
    </w:p>
    <w:p w14:paraId="63B02C57" w14:textId="3CE702FF" w:rsidR="00AE4077" w:rsidRDefault="00AE4077" w:rsidP="00AE4077">
      <w:pPr>
        <w:pStyle w:val="szdforrskd"/>
      </w:pPr>
      <w:r>
        <w:t>margin-right: auto;</w:t>
      </w:r>
    </w:p>
    <w:p w14:paraId="056ABE57" w14:textId="6C64A5CD" w:rsidR="00047B89" w:rsidRDefault="00047B89" w:rsidP="00AE4077">
      <w:pPr>
        <w:pStyle w:val="szdforrskd"/>
      </w:pPr>
    </w:p>
    <w:p w14:paraId="6C39A973" w14:textId="385148E4" w:rsidR="005F0C8F" w:rsidRDefault="005F0C8F" w:rsidP="005F0C8F">
      <w:pPr>
        <w:pStyle w:val="szdcmsor3"/>
      </w:pPr>
      <w:bookmarkStart w:id="107" w:name="_Toc196410077"/>
      <w:r>
        <w:t>Média oldal</w:t>
      </w:r>
      <w:bookmarkEnd w:id="107"/>
    </w:p>
    <w:p w14:paraId="3515A88C" w14:textId="76DB1F6D" w:rsidR="005F0C8F" w:rsidRDefault="005F0C8F" w:rsidP="005F0C8F">
      <w:pPr>
        <w:pStyle w:val="szdszveg"/>
      </w:pPr>
      <w:r>
        <w:t>Ezen az oldalon az összes már feltöltött fájl megtekinthető, letölthető és törölhető.</w:t>
      </w:r>
    </w:p>
    <w:p w14:paraId="7C888C80" w14:textId="4F519A5F" w:rsidR="005F0C8F" w:rsidRDefault="005F0C8F">
      <w:pPr>
        <w:pStyle w:val="szdszveg"/>
      </w:pPr>
      <w:r>
        <w:t>Egy balra rendezett flex-boxban helyezkedik el minden elem.</w:t>
      </w:r>
    </w:p>
    <w:p w14:paraId="1D830DED" w14:textId="77777777" w:rsidR="005F0C8F" w:rsidRPr="00A31449" w:rsidRDefault="005F0C8F" w:rsidP="005F0C8F">
      <w:pPr>
        <w:pStyle w:val="szdszveg"/>
        <w:rPr>
          <w:b/>
          <w:u w:val="single"/>
        </w:rPr>
      </w:pPr>
      <w:r w:rsidRPr="00A31449">
        <w:rPr>
          <w:b/>
          <w:u w:val="single"/>
        </w:rPr>
        <w:t>Egy ilyen elem leírása:</w:t>
      </w:r>
    </w:p>
    <w:p w14:paraId="47BA07A7" w14:textId="77777777" w:rsidR="005F0C8F" w:rsidRDefault="005F0C8F" w:rsidP="00A31449">
      <w:pPr>
        <w:pStyle w:val="szdszveg"/>
        <w:ind w:firstLine="0"/>
      </w:pPr>
      <w:r>
        <w:t>Egy ilyen fájl kinézetét valósítja meg. Minden fájl külön ilyen konténert kap.</w:t>
      </w:r>
    </w:p>
    <w:p w14:paraId="46C4613E" w14:textId="77777777" w:rsidR="005F0C8F" w:rsidRDefault="005F0C8F" w:rsidP="00A31449">
      <w:pPr>
        <w:pStyle w:val="szdszveg"/>
        <w:ind w:firstLine="0"/>
      </w:pPr>
      <w:r>
        <w:t>HTML tag: div</w:t>
      </w:r>
    </w:p>
    <w:p w14:paraId="25BB44ED" w14:textId="4B97A3EB" w:rsidR="005F0C8F" w:rsidRDefault="005F0C8F" w:rsidP="00A31449">
      <w:pPr>
        <w:pStyle w:val="szdszveg"/>
        <w:ind w:firstLine="0"/>
      </w:pPr>
      <w:r>
        <w:t>CSS: card bg-light text-dark m-2 rounded</w:t>
      </w:r>
    </w:p>
    <w:p w14:paraId="1C4FF95D" w14:textId="77777777" w:rsidR="005F0C8F" w:rsidRPr="00A31449" w:rsidRDefault="005F0C8F" w:rsidP="005F0C8F">
      <w:pPr>
        <w:pStyle w:val="szdszveg"/>
        <w:rPr>
          <w:b/>
          <w:u w:val="single"/>
        </w:rPr>
      </w:pPr>
      <w:r w:rsidRPr="00A31449">
        <w:rPr>
          <w:b/>
          <w:u w:val="single"/>
        </w:rPr>
        <w:t>Ezen belül a felső kép adatai:</w:t>
      </w:r>
    </w:p>
    <w:p w14:paraId="431E2047" w14:textId="77777777" w:rsidR="005F0C8F" w:rsidRDefault="005F0C8F" w:rsidP="00A31449">
      <w:pPr>
        <w:pStyle w:val="szdszveg"/>
        <w:ind w:firstLine="0"/>
      </w:pPr>
      <w:r>
        <w:t>HTML tag: img</w:t>
      </w:r>
    </w:p>
    <w:p w14:paraId="75C9262C" w14:textId="77777777" w:rsidR="005F0C8F" w:rsidRDefault="005F0C8F" w:rsidP="00A31449">
      <w:pPr>
        <w:pStyle w:val="szdszveg"/>
        <w:ind w:firstLine="0"/>
      </w:pPr>
      <w:r>
        <w:t>CSS: card-img-top</w:t>
      </w:r>
    </w:p>
    <w:p w14:paraId="40CA52C8" w14:textId="77777777" w:rsidR="005F0C8F" w:rsidRDefault="005F0C8F" w:rsidP="00A31449">
      <w:pPr>
        <w:pStyle w:val="szdszveg"/>
        <w:ind w:firstLine="0"/>
      </w:pPr>
      <w:r>
        <w:t>height:150px;</w:t>
      </w:r>
    </w:p>
    <w:p w14:paraId="2CD6929B" w14:textId="77777777" w:rsidR="005F0C8F" w:rsidRPr="00A31449" w:rsidRDefault="005F0C8F" w:rsidP="005F0C8F">
      <w:pPr>
        <w:pStyle w:val="szdszveg"/>
        <w:rPr>
          <w:b/>
          <w:u w:val="single"/>
        </w:rPr>
      </w:pPr>
      <w:r w:rsidRPr="00A31449">
        <w:rPr>
          <w:b/>
          <w:u w:val="single"/>
        </w:rPr>
        <w:t>Ez alatt egy div helyezkedik el a következő adatokkal:</w:t>
      </w:r>
    </w:p>
    <w:p w14:paraId="3EC316E1" w14:textId="77777777" w:rsidR="005F0C8F" w:rsidRDefault="005F0C8F" w:rsidP="00A31449">
      <w:pPr>
        <w:pStyle w:val="szdszveg"/>
        <w:ind w:firstLine="0"/>
      </w:pPr>
      <w:r>
        <w:t>HTML tag: div</w:t>
      </w:r>
    </w:p>
    <w:p w14:paraId="5D519605" w14:textId="77777777" w:rsidR="005F0C8F" w:rsidRDefault="005F0C8F" w:rsidP="00A31449">
      <w:pPr>
        <w:pStyle w:val="szdszveg"/>
        <w:ind w:firstLine="0"/>
      </w:pPr>
      <w:r>
        <w:t>CSS: card-body</w:t>
      </w:r>
    </w:p>
    <w:p w14:paraId="60F21EAC" w14:textId="137842D1" w:rsidR="005F0C8F" w:rsidRDefault="005F0C8F">
      <w:pPr>
        <w:pStyle w:val="szdszveg"/>
      </w:pPr>
      <w:r>
        <w:lastRenderedPageBreak/>
        <w:t>Tartalomként a leírás szövege egy h4-es tagben “card-title” class-ba foglalva.</w:t>
      </w:r>
    </w:p>
    <w:p w14:paraId="438F9AEE" w14:textId="547B1ABC" w:rsidR="005F0C8F" w:rsidRDefault="006C37B4" w:rsidP="005F0C8F">
      <w:pPr>
        <w:pStyle w:val="szdszveg"/>
      </w:pPr>
      <w:r>
        <w:rPr>
          <w:noProof/>
        </w:rPr>
        <mc:AlternateContent>
          <mc:Choice Requires="wps">
            <w:drawing>
              <wp:anchor distT="0" distB="0" distL="114300" distR="114300" simplePos="0" relativeHeight="251763712" behindDoc="0" locked="0" layoutInCell="1" allowOverlap="1" wp14:anchorId="11BD71B2" wp14:editId="7B311E89">
                <wp:simplePos x="0" y="0"/>
                <wp:positionH relativeFrom="column">
                  <wp:posOffset>1673860</wp:posOffset>
                </wp:positionH>
                <wp:positionV relativeFrom="paragraph">
                  <wp:posOffset>2283460</wp:posOffset>
                </wp:positionV>
                <wp:extent cx="3899535" cy="635"/>
                <wp:effectExtent l="0" t="0" r="0" b="0"/>
                <wp:wrapSquare wrapText="bothSides"/>
                <wp:docPr id="78" name="Szövegdoboz 78"/>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4E497064" w14:textId="7196927C" w:rsidR="008E67B1" w:rsidRPr="00BA5BEC" w:rsidRDefault="008D19B1" w:rsidP="00A31449">
                            <w:pPr>
                              <w:pStyle w:val="Kpalrs"/>
                              <w:jc w:val="center"/>
                              <w:rPr>
                                <w:noProof/>
                              </w:rPr>
                            </w:pPr>
                            <w:r>
                              <w:rPr>
                                <w:noProof/>
                              </w:rPr>
                              <w:t>40</w:t>
                            </w:r>
                            <w:ins w:id="108" w:author="Dániel Bence Badinszky" w:date="2025-04-13T13:48:00Z">
                              <w:r w:rsidR="008E67B1">
                                <w:t>. ábra Média 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D71B2" id="Szövegdoboz 78" o:spid="_x0000_s1059" type="#_x0000_t202" style="position:absolute;left:0;text-align:left;margin-left:131.8pt;margin-top:179.8pt;width:307.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" stroked="f">
                <v:textbox style="mso-fit-shape-to-text:t" inset="0,0,0,0">
                  <w:txbxContent>
                    <w:p w14:paraId="4E497064" w14:textId="7196927C" w:rsidR="008E67B1" w:rsidRPr="00BA5BEC" w:rsidRDefault="008D19B1" w:rsidP="00A31449">
                      <w:pPr>
                        <w:pStyle w:val="Kpalrs"/>
                        <w:jc w:val="center"/>
                        <w:rPr>
                          <w:noProof/>
                        </w:rPr>
                      </w:pPr>
                      <w:r>
                        <w:rPr>
                          <w:noProof/>
                        </w:rPr>
                        <w:t>40</w:t>
                      </w:r>
                      <w:ins w:id="109" w:author="Dániel Bence Badinszky" w:date="2025-04-13T13:48:00Z">
                        <w:r w:rsidR="008E67B1">
                          <w:t>. ábra Média oldal</w:t>
                        </w:r>
                      </w:ins>
                    </w:p>
                  </w:txbxContent>
                </v:textbox>
                <w10:wrap type="square"/>
              </v:shape>
            </w:pict>
          </mc:Fallback>
        </mc:AlternateContent>
      </w:r>
      <w:r>
        <w:rPr>
          <w:noProof/>
        </w:rPr>
        <w:drawing>
          <wp:anchor distT="0" distB="0" distL="114300" distR="114300" simplePos="0" relativeHeight="251761664" behindDoc="0" locked="0" layoutInCell="1" allowOverlap="1" wp14:anchorId="443642D4" wp14:editId="115B2B2B">
            <wp:simplePos x="0" y="0"/>
            <wp:positionH relativeFrom="margin">
              <wp:align>right</wp:align>
            </wp:positionH>
            <wp:positionV relativeFrom="paragraph">
              <wp:posOffset>246380</wp:posOffset>
            </wp:positionV>
            <wp:extent cx="3899535" cy="1979930"/>
            <wp:effectExtent l="0" t="0" r="5715" b="1270"/>
            <wp:wrapSquare wrapText="bothSides"/>
            <wp:docPr id="77" name="Kép 77" descr="C:\Users\badinszkydb\Downloads\pages.drawio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dinszkydb\Downloads\pages.drawio (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99535" cy="1979930"/>
                    </a:xfrm>
                    <a:prstGeom prst="rect">
                      <a:avLst/>
                    </a:prstGeom>
                    <a:noFill/>
                    <a:ln>
                      <a:noFill/>
                    </a:ln>
                  </pic:spPr>
                </pic:pic>
              </a:graphicData>
            </a:graphic>
          </wp:anchor>
        </w:drawing>
      </w:r>
      <w:r w:rsidR="005F0C8F">
        <w:t>Ez alatt a references felirat dőlt típusú és középre igazítva jeleníti meg az adatbázisból számított értéket.</w:t>
      </w:r>
    </w:p>
    <w:p w14:paraId="77376C42" w14:textId="0A4F5FBD" w:rsidR="005F0C8F" w:rsidRDefault="005F0C8F" w:rsidP="005F0C8F">
      <w:pPr>
        <w:pStyle w:val="szdszveg"/>
      </w:pPr>
    </w:p>
    <w:p w14:paraId="24410AFA" w14:textId="77777777" w:rsidR="005F0C8F" w:rsidRPr="00A31449" w:rsidRDefault="005F0C8F" w:rsidP="005F0C8F">
      <w:pPr>
        <w:pStyle w:val="szdszveg"/>
        <w:rPr>
          <w:b/>
          <w:u w:val="single"/>
        </w:rPr>
      </w:pPr>
      <w:r w:rsidRPr="00A31449">
        <w:rPr>
          <w:b/>
          <w:u w:val="single"/>
        </w:rPr>
        <w:t>Letöltés gomb:</w:t>
      </w:r>
    </w:p>
    <w:p w14:paraId="6E4EDAFB" w14:textId="65B85A03" w:rsidR="005F0C8F" w:rsidRDefault="005F0C8F" w:rsidP="00A31449">
      <w:pPr>
        <w:pStyle w:val="szdszveg"/>
        <w:ind w:firstLine="0"/>
      </w:pPr>
      <w:r>
        <w:t>HTML tag: a</w:t>
      </w:r>
    </w:p>
    <w:p w14:paraId="6233B7EE" w14:textId="296D48EB" w:rsidR="005F0C8F" w:rsidRDefault="005F0C8F" w:rsidP="00A31449">
      <w:pPr>
        <w:pStyle w:val="szdszveg"/>
        <w:ind w:firstLine="0"/>
      </w:pPr>
      <w:r>
        <w:t>CSS: btn btn-primary</w:t>
      </w:r>
    </w:p>
    <w:p w14:paraId="75242343" w14:textId="2D8205D5" w:rsidR="005F0C8F" w:rsidRDefault="005F0C8F" w:rsidP="00A31449">
      <w:pPr>
        <w:pStyle w:val="szdszveg"/>
        <w:ind w:firstLine="0"/>
      </w:pPr>
      <w:r>
        <w:t>Megjelenítendő szöveg: Download</w:t>
      </w:r>
    </w:p>
    <w:p w14:paraId="0669C092" w14:textId="77777777" w:rsidR="005F0C8F" w:rsidRDefault="005F0C8F" w:rsidP="00A31449">
      <w:pPr>
        <w:pStyle w:val="szdszveg"/>
        <w:ind w:firstLine="0"/>
      </w:pPr>
      <w:r>
        <w:t>A link a feltöltött fájl referanciájára mutat.</w:t>
      </w:r>
    </w:p>
    <w:p w14:paraId="220D6500" w14:textId="77777777" w:rsidR="005F0C8F" w:rsidRDefault="005F0C8F" w:rsidP="005F0C8F">
      <w:pPr>
        <w:pStyle w:val="szdszveg"/>
      </w:pPr>
    </w:p>
    <w:p w14:paraId="76E8812C" w14:textId="77777777" w:rsidR="005F0C8F" w:rsidRPr="00A31449" w:rsidRDefault="005F0C8F" w:rsidP="005F0C8F">
      <w:pPr>
        <w:pStyle w:val="szdszveg"/>
        <w:rPr>
          <w:b/>
          <w:u w:val="single"/>
        </w:rPr>
      </w:pPr>
      <w:r w:rsidRPr="00A31449">
        <w:rPr>
          <w:b/>
          <w:u w:val="single"/>
        </w:rPr>
        <w:t>Törlés gomb:</w:t>
      </w:r>
    </w:p>
    <w:p w14:paraId="50B05C76" w14:textId="77777777" w:rsidR="005F0C8F" w:rsidRDefault="005F0C8F" w:rsidP="00A31449">
      <w:pPr>
        <w:pStyle w:val="szdszveg"/>
        <w:ind w:firstLine="0"/>
      </w:pPr>
      <w:r>
        <w:t>HTML tag: a</w:t>
      </w:r>
    </w:p>
    <w:p w14:paraId="18D7EEDD" w14:textId="77777777" w:rsidR="005F0C8F" w:rsidRDefault="005F0C8F" w:rsidP="00A31449">
      <w:pPr>
        <w:pStyle w:val="szdszveg"/>
        <w:ind w:firstLine="0"/>
      </w:pPr>
      <w:r>
        <w:t>CSS: btn btn-danger</w:t>
      </w:r>
    </w:p>
    <w:p w14:paraId="2EF35F84" w14:textId="3329CB37" w:rsidR="005F0C8F" w:rsidRDefault="005F0C8F" w:rsidP="005F0C8F">
      <w:pPr>
        <w:pStyle w:val="szdszveg"/>
        <w:ind w:firstLine="0"/>
      </w:pPr>
      <w:r>
        <w:t>Megjelenítendő szöveg: Delete</w:t>
      </w:r>
    </w:p>
    <w:p w14:paraId="6565DDDC" w14:textId="77777777" w:rsidR="006C37B4" w:rsidRDefault="006C37B4" w:rsidP="00A31449">
      <w:pPr>
        <w:pStyle w:val="szdszveg"/>
        <w:ind w:firstLine="0"/>
      </w:pPr>
    </w:p>
    <w:p w14:paraId="216629D2" w14:textId="305C93A9" w:rsidR="005F0C8F" w:rsidRDefault="005F0C8F" w:rsidP="005F0C8F">
      <w:pPr>
        <w:pStyle w:val="szdszveg"/>
      </w:pPr>
      <w:r>
        <w:t>A link a feltöltött fájl referanciájára mutat és egy felugró ablak után törli az elemet a rendszerből.</w:t>
      </w:r>
    </w:p>
    <w:p w14:paraId="6A999162" w14:textId="127FDA02" w:rsidR="006C37B4" w:rsidRDefault="006C37B4" w:rsidP="006C37B4">
      <w:pPr>
        <w:pStyle w:val="szdcmsor3"/>
      </w:pPr>
      <w:bookmarkStart w:id="110" w:name="_Toc196410078"/>
      <w:r>
        <w:t>Beszállítói oldal</w:t>
      </w:r>
      <w:bookmarkEnd w:id="110"/>
    </w:p>
    <w:p w14:paraId="34BDA058" w14:textId="77777777" w:rsidR="006C37B4" w:rsidRDefault="006C37B4" w:rsidP="006C37B4">
      <w:pPr>
        <w:pStyle w:val="szdszveg"/>
      </w:pPr>
      <w:r>
        <w:t>A felső sorban egy gomb jelenik meg, melynek kattintására egy felugró ablak jeleik meg. A felugró ablakban lehetőség van új beszállítók hozzáadására.</w:t>
      </w:r>
    </w:p>
    <w:p w14:paraId="176D1C1B" w14:textId="1CEB905B" w:rsidR="006C37B4" w:rsidRDefault="006C37B4">
      <w:pPr>
        <w:pStyle w:val="szdszveg"/>
      </w:pPr>
      <w:r>
        <w:t>Az oldal alsó részén egy táblázat jelenik meg az adatbázisban rögzített beszállítókról. Módosításra nincs lehetőség, csupán az utolsó oszlopban lévő törlés gomb aktív.</w:t>
      </w:r>
    </w:p>
    <w:p w14:paraId="4FDC05A9" w14:textId="77777777" w:rsidR="006C37B4" w:rsidRPr="00A31449" w:rsidRDefault="006C37B4" w:rsidP="006C37B4">
      <w:pPr>
        <w:pStyle w:val="szdszveg"/>
        <w:rPr>
          <w:b/>
          <w:u w:val="single"/>
        </w:rPr>
      </w:pPr>
      <w:r w:rsidRPr="00A31449">
        <w:rPr>
          <w:b/>
          <w:u w:val="single"/>
        </w:rPr>
        <w:t>Új elem hozzáadása:</w:t>
      </w:r>
    </w:p>
    <w:p w14:paraId="46D1F3AB" w14:textId="77777777" w:rsidR="006C37B4" w:rsidRDefault="006C37B4" w:rsidP="006C37B4">
      <w:pPr>
        <w:pStyle w:val="szdszveg"/>
      </w:pPr>
      <w:r>
        <w:t>Középre helyezett. Kattintásra egy felugró ablak jelenik meg, amelyben hozzá lehet adni új elemet. A felugró ablak egy bootsrap modal elem. A felugró ablak elfogadásával az elem törlődik. Ehhez a következő URL meghívása szükséges: “/vendors/delete/&lt;id&gt;”</w:t>
      </w:r>
    </w:p>
    <w:p w14:paraId="7F7DC7B3" w14:textId="77777777" w:rsidR="006C37B4" w:rsidRDefault="006C37B4" w:rsidP="00A31449">
      <w:pPr>
        <w:pStyle w:val="szdszveg"/>
        <w:ind w:firstLine="0"/>
      </w:pPr>
      <w:r>
        <w:t>HTML tag: button</w:t>
      </w:r>
    </w:p>
    <w:p w14:paraId="17632367" w14:textId="77777777" w:rsidR="006C37B4" w:rsidRDefault="006C37B4" w:rsidP="00A31449">
      <w:pPr>
        <w:pStyle w:val="szdszveg"/>
        <w:ind w:firstLine="0"/>
      </w:pPr>
      <w:r>
        <w:t>CSS: btn btn-primary mt-3 mb-3</w:t>
      </w:r>
    </w:p>
    <w:p w14:paraId="5151E62E" w14:textId="77777777" w:rsidR="006C37B4" w:rsidRDefault="006C37B4" w:rsidP="00A31449">
      <w:pPr>
        <w:pStyle w:val="szdszveg"/>
        <w:ind w:firstLine="0"/>
      </w:pPr>
      <w:r>
        <w:t>Modal ID: #AddNewElementModal</w:t>
      </w:r>
    </w:p>
    <w:p w14:paraId="2F5758E9" w14:textId="77777777" w:rsidR="006C37B4" w:rsidRDefault="006C37B4">
      <w:pPr>
        <w:rPr>
          <w:b/>
          <w:u w:val="single"/>
        </w:rPr>
      </w:pPr>
      <w:r>
        <w:rPr>
          <w:b/>
          <w:u w:val="single"/>
        </w:rPr>
        <w:br w:type="page"/>
      </w:r>
    </w:p>
    <w:p w14:paraId="4CED88BE" w14:textId="43E3A33C" w:rsidR="006C37B4" w:rsidRPr="00A31449" w:rsidRDefault="006C37B4" w:rsidP="006C37B4">
      <w:pPr>
        <w:pStyle w:val="szdszveg"/>
        <w:rPr>
          <w:b/>
          <w:u w:val="single"/>
        </w:rPr>
      </w:pPr>
      <w:r>
        <w:rPr>
          <w:noProof/>
        </w:rPr>
        <w:lastRenderedPageBreak/>
        <mc:AlternateContent>
          <mc:Choice Requires="wps">
            <w:drawing>
              <wp:anchor distT="0" distB="0" distL="114300" distR="114300" simplePos="0" relativeHeight="251766784" behindDoc="0" locked="0" layoutInCell="1" allowOverlap="1" wp14:anchorId="0EFA1E26" wp14:editId="404BFC3B">
                <wp:simplePos x="0" y="0"/>
                <wp:positionH relativeFrom="column">
                  <wp:posOffset>2159635</wp:posOffset>
                </wp:positionH>
                <wp:positionV relativeFrom="paragraph">
                  <wp:posOffset>1793240</wp:posOffset>
                </wp:positionV>
                <wp:extent cx="3419475" cy="635"/>
                <wp:effectExtent l="0" t="0" r="0" b="0"/>
                <wp:wrapSquare wrapText="bothSides"/>
                <wp:docPr id="80" name="Szövegdoboz 8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D8888CF" w14:textId="7D690C2A" w:rsidR="008E67B1" w:rsidRPr="00B931DB" w:rsidRDefault="008D19B1" w:rsidP="00A31449">
                            <w:pPr>
                              <w:pStyle w:val="Kpalrs"/>
                              <w:jc w:val="center"/>
                              <w:rPr>
                                <w:noProof/>
                              </w:rPr>
                            </w:pPr>
                            <w:r>
                              <w:rPr>
                                <w:noProof/>
                              </w:rPr>
                              <w:t>41</w:t>
                            </w:r>
                            <w:ins w:id="111" w:author="Dániel Bence Badinszky" w:date="2025-04-13T13:51:00Z">
                              <w:r w:rsidR="008E67B1">
                                <w:t>. ábra Beszállítói 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A1E26" id="Szövegdoboz 80" o:spid="_x0000_s1060" type="#_x0000_t202" style="position:absolute;left:0;text-align:left;margin-left:170.05pt;margin-top:141.2pt;width:269.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" stroked="f">
                <v:textbox style="mso-fit-shape-to-text:t" inset="0,0,0,0">
                  <w:txbxContent>
                    <w:p w14:paraId="6D8888CF" w14:textId="7D690C2A" w:rsidR="008E67B1" w:rsidRPr="00B931DB" w:rsidRDefault="008D19B1" w:rsidP="00A31449">
                      <w:pPr>
                        <w:pStyle w:val="Kpalrs"/>
                        <w:jc w:val="center"/>
                        <w:rPr>
                          <w:noProof/>
                        </w:rPr>
                      </w:pPr>
                      <w:r>
                        <w:rPr>
                          <w:noProof/>
                        </w:rPr>
                        <w:t>41</w:t>
                      </w:r>
                      <w:ins w:id="112" w:author="Dániel Bence Badinszky" w:date="2025-04-13T13:51:00Z">
                        <w:r w:rsidR="008E67B1">
                          <w:t>. ábra Beszállítói oldal</w:t>
                        </w:r>
                      </w:ins>
                    </w:p>
                  </w:txbxContent>
                </v:textbox>
                <w10:wrap type="square"/>
              </v:shape>
            </w:pict>
          </mc:Fallback>
        </mc:AlternateContent>
      </w:r>
      <w:r>
        <w:rPr>
          <w:noProof/>
        </w:rPr>
        <w:drawing>
          <wp:anchor distT="0" distB="0" distL="114300" distR="114300" simplePos="0" relativeHeight="251764736" behindDoc="0" locked="0" layoutInCell="1" allowOverlap="1" wp14:anchorId="6B0A9E2F" wp14:editId="2CCFFEF9">
            <wp:simplePos x="0" y="0"/>
            <wp:positionH relativeFrom="margin">
              <wp:align>right</wp:align>
            </wp:positionH>
            <wp:positionV relativeFrom="paragraph">
              <wp:posOffset>0</wp:posOffset>
            </wp:positionV>
            <wp:extent cx="3420000" cy="1736454"/>
            <wp:effectExtent l="0" t="0" r="0" b="0"/>
            <wp:wrapSquare wrapText="bothSides"/>
            <wp:docPr id="79" name="Kép 79" descr="C:\Users\badinszkydb\Downloads\pages.draw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dinszkydb\Downloads\pages.drawio (1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20000" cy="1736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1449">
        <w:rPr>
          <w:b/>
          <w:u w:val="single"/>
        </w:rPr>
        <w:t>Elemek táblázat:</w:t>
      </w:r>
    </w:p>
    <w:p w14:paraId="4FA3C653" w14:textId="6F6DE64B" w:rsidR="006C37B4" w:rsidRDefault="006C37B4" w:rsidP="00A31449">
      <w:pPr>
        <w:pStyle w:val="szdszveg"/>
        <w:ind w:firstLine="0"/>
      </w:pPr>
      <w:r>
        <w:t>HTML tag: table</w:t>
      </w:r>
    </w:p>
    <w:p w14:paraId="26BA6740" w14:textId="54485EF9" w:rsidR="006C37B4" w:rsidRDefault="006C37B4" w:rsidP="00A31449">
      <w:pPr>
        <w:pStyle w:val="szdszveg"/>
        <w:ind w:firstLine="0"/>
      </w:pPr>
      <w:r>
        <w:t xml:space="preserve">CSS: </w:t>
      </w:r>
    </w:p>
    <w:p w14:paraId="58FC4E2B" w14:textId="1EF1363C" w:rsidR="006C37B4" w:rsidRDefault="006C37B4" w:rsidP="00A31449">
      <w:pPr>
        <w:pStyle w:val="szdforrskd"/>
      </w:pPr>
      <w:r>
        <w:t>table-striped table-dark</w:t>
      </w:r>
    </w:p>
    <w:p w14:paraId="624FB6AA" w14:textId="0F9250DE" w:rsidR="006C37B4" w:rsidRDefault="006C37B4" w:rsidP="00A31449">
      <w:pPr>
        <w:pStyle w:val="szdforrskd"/>
      </w:pPr>
      <w:r>
        <w:t>width: 90%;</w:t>
      </w:r>
    </w:p>
    <w:p w14:paraId="271F78F1" w14:textId="7B350FC3" w:rsidR="006C37B4" w:rsidRDefault="006C37B4" w:rsidP="00A31449">
      <w:pPr>
        <w:pStyle w:val="szdforrskd"/>
      </w:pPr>
      <w:r>
        <w:t>margin-left: auto;</w:t>
      </w:r>
    </w:p>
    <w:p w14:paraId="4DDB4B27" w14:textId="408B96B7" w:rsidR="006C37B4" w:rsidRDefault="006C37B4" w:rsidP="006C37B4">
      <w:pPr>
        <w:pStyle w:val="szdforrskd"/>
      </w:pPr>
      <w:r>
        <w:t>margin-right: auto;</w:t>
      </w:r>
    </w:p>
    <w:p w14:paraId="4621BE07" w14:textId="1783DA54" w:rsidR="006C37B4" w:rsidRDefault="006C37B4" w:rsidP="00A31449">
      <w:pPr>
        <w:pStyle w:val="szdforrskd"/>
        <w:spacing w:after="960"/>
        <w:contextualSpacing w:val="0"/>
      </w:pPr>
    </w:p>
    <w:p w14:paraId="385B7C71" w14:textId="3EA5ECFF" w:rsidR="006C37B4" w:rsidRDefault="00C47DBE" w:rsidP="00C47DBE">
      <w:pPr>
        <w:pStyle w:val="szdcmsor3"/>
      </w:pPr>
      <w:bookmarkStart w:id="113" w:name="_Toc196410079"/>
      <w:r>
        <w:t>Beszállítói oldal / Új beszállító hozzáadása felugró ablak</w:t>
      </w:r>
      <w:bookmarkEnd w:id="113"/>
    </w:p>
    <w:p w14:paraId="315597CB" w14:textId="300AE4E8" w:rsidR="00C47DBE" w:rsidRDefault="00C47DBE" w:rsidP="00C47DBE">
      <w:pPr>
        <w:pStyle w:val="szdszveg"/>
      </w:pPr>
      <w:r>
        <w:t>A felugró ablak egy modal megjelenítésében jön létre. A form POST metódussal küldi az adatokat a szervernek a következő címre: “/vendors/add”</w:t>
      </w:r>
    </w:p>
    <w:p w14:paraId="425D735A" w14:textId="5E4ACD76" w:rsidR="00C47DBE" w:rsidRPr="00A31449" w:rsidRDefault="005B481E" w:rsidP="00C47DBE">
      <w:pPr>
        <w:pStyle w:val="szdszveg"/>
        <w:rPr>
          <w:b/>
          <w:u w:val="single"/>
        </w:rPr>
      </w:pPr>
      <w:r>
        <w:rPr>
          <w:noProof/>
        </w:rPr>
        <mc:AlternateContent>
          <mc:Choice Requires="wps">
            <w:drawing>
              <wp:anchor distT="0" distB="0" distL="114300" distR="114300" simplePos="0" relativeHeight="251769856" behindDoc="0" locked="0" layoutInCell="1" allowOverlap="1" wp14:anchorId="76B913D6" wp14:editId="4A3A1DC4">
                <wp:simplePos x="0" y="0"/>
                <wp:positionH relativeFrom="column">
                  <wp:posOffset>3005455</wp:posOffset>
                </wp:positionH>
                <wp:positionV relativeFrom="paragraph">
                  <wp:posOffset>2347595</wp:posOffset>
                </wp:positionV>
                <wp:extent cx="2223135" cy="635"/>
                <wp:effectExtent l="0" t="0" r="0" b="0"/>
                <wp:wrapSquare wrapText="bothSides"/>
                <wp:docPr id="82" name="Szövegdoboz 82"/>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53C140AB" w14:textId="4814C621" w:rsidR="008E67B1" w:rsidRPr="00CE0A33" w:rsidRDefault="008E67B1" w:rsidP="00A31449">
                            <w:pPr>
                              <w:pStyle w:val="Kpalrs"/>
                              <w:jc w:val="center"/>
                              <w:rPr>
                                <w:noProof/>
                              </w:rPr>
                            </w:pPr>
                            <w:ins w:id="114" w:author="Dániel Bence Badinszky" w:date="2025-04-13T13:56:00Z">
                              <w:r>
                                <w:t>4</w:t>
                              </w:r>
                            </w:ins>
                            <w:r w:rsidR="008D19B1">
                              <w:t>2</w:t>
                            </w:r>
                            <w:ins w:id="115" w:author="Dániel Bence Badinszky" w:date="2025-04-13T13:56:00Z">
                              <w:r>
                                <w:t>. ábra Új beszállító hozzáadása felugró ablak</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913D6" id="Szövegdoboz 82" o:spid="_x0000_s1061" type="#_x0000_t202" style="position:absolute;left:0;text-align:left;margin-left:236.65pt;margin-top:184.85pt;width:175.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" stroked="f">
                <v:textbox style="mso-fit-shape-to-text:t" inset="0,0,0,0">
                  <w:txbxContent>
                    <w:p w14:paraId="53C140AB" w14:textId="4814C621" w:rsidR="008E67B1" w:rsidRPr="00CE0A33" w:rsidRDefault="008E67B1" w:rsidP="00A31449">
                      <w:pPr>
                        <w:pStyle w:val="Kpalrs"/>
                        <w:jc w:val="center"/>
                        <w:rPr>
                          <w:noProof/>
                        </w:rPr>
                      </w:pPr>
                      <w:ins w:id="116" w:author="Dániel Bence Badinszky" w:date="2025-04-13T13:56:00Z">
                        <w:r>
                          <w:t>4</w:t>
                        </w:r>
                      </w:ins>
                      <w:r w:rsidR="008D19B1">
                        <w:t>2</w:t>
                      </w:r>
                      <w:ins w:id="117" w:author="Dániel Bence Badinszky" w:date="2025-04-13T13:56:00Z">
                        <w:r>
                          <w:t>. ábra Új beszállító hozzáadása felugró ablak</w:t>
                        </w:r>
                      </w:ins>
                    </w:p>
                  </w:txbxContent>
                </v:textbox>
                <w10:wrap type="square"/>
              </v:shape>
            </w:pict>
          </mc:Fallback>
        </mc:AlternateContent>
      </w:r>
      <w:r>
        <w:rPr>
          <w:noProof/>
        </w:rPr>
        <w:drawing>
          <wp:anchor distT="0" distB="0" distL="114300" distR="114300" simplePos="0" relativeHeight="251767808" behindDoc="0" locked="0" layoutInCell="1" allowOverlap="1" wp14:anchorId="15937C1A" wp14:editId="53B1A31C">
            <wp:simplePos x="0" y="0"/>
            <wp:positionH relativeFrom="column">
              <wp:posOffset>3005455</wp:posOffset>
            </wp:positionH>
            <wp:positionV relativeFrom="paragraph">
              <wp:posOffset>140970</wp:posOffset>
            </wp:positionV>
            <wp:extent cx="2223135" cy="2149475"/>
            <wp:effectExtent l="0" t="0" r="5715" b="3175"/>
            <wp:wrapSquare wrapText="bothSides"/>
            <wp:docPr id="81" name="Kép 81" descr="C:\Users\badinszkydb\Downloads\pages.drawi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dinszkydb\Downloads\pages.drawio (1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135"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DBE" w:rsidRPr="00A31449">
        <w:rPr>
          <w:b/>
          <w:u w:val="single"/>
        </w:rPr>
        <w:t>Modal:</w:t>
      </w:r>
    </w:p>
    <w:p w14:paraId="161F26D4" w14:textId="77777777" w:rsidR="00C47DBE" w:rsidRDefault="00C47DBE" w:rsidP="00A31449">
      <w:pPr>
        <w:pStyle w:val="szdszveg"/>
        <w:ind w:firstLine="0"/>
      </w:pPr>
      <w:r>
        <w:t>HTML tag: div</w:t>
      </w:r>
    </w:p>
    <w:p w14:paraId="2E7C6EC5" w14:textId="655BC28C" w:rsidR="00C47DBE" w:rsidRDefault="00C47DBE" w:rsidP="00A31449">
      <w:pPr>
        <w:pStyle w:val="szdszveg"/>
        <w:ind w:firstLine="0"/>
      </w:pPr>
      <w:r>
        <w:t xml:space="preserve">CSS:     </w:t>
      </w:r>
    </w:p>
    <w:p w14:paraId="44215268" w14:textId="7705A449" w:rsidR="00C47DBE" w:rsidRDefault="00C47DBE" w:rsidP="00A31449">
      <w:pPr>
        <w:pStyle w:val="szdforrskd"/>
      </w:pPr>
      <w:r>
        <w:t>position: relative;</w:t>
      </w:r>
    </w:p>
    <w:p w14:paraId="4D632CE2" w14:textId="5B920E5C" w:rsidR="00C47DBE" w:rsidRDefault="00C47DBE" w:rsidP="00A31449">
      <w:pPr>
        <w:pStyle w:val="szdforrskd"/>
      </w:pPr>
      <w:r>
        <w:t>display: -ms-flexbox;</w:t>
      </w:r>
    </w:p>
    <w:p w14:paraId="70BDB06B" w14:textId="3DCD0847" w:rsidR="00C47DBE" w:rsidRDefault="00C47DBE" w:rsidP="00A31449">
      <w:pPr>
        <w:pStyle w:val="szdforrskd"/>
      </w:pPr>
      <w:r>
        <w:t>display: flex;</w:t>
      </w:r>
    </w:p>
    <w:p w14:paraId="3825DC4D" w14:textId="76DC193C" w:rsidR="00C47DBE" w:rsidRDefault="00C47DBE" w:rsidP="00A31449">
      <w:pPr>
        <w:pStyle w:val="szdforrskd"/>
      </w:pPr>
      <w:r>
        <w:t>-ms-flex-direction: column;</w:t>
      </w:r>
    </w:p>
    <w:p w14:paraId="1F815150" w14:textId="381D2149" w:rsidR="00C47DBE" w:rsidRDefault="00C47DBE" w:rsidP="00A31449">
      <w:pPr>
        <w:pStyle w:val="szdforrskd"/>
      </w:pPr>
      <w:r>
        <w:t>flex-direction: column;</w:t>
      </w:r>
    </w:p>
    <w:p w14:paraId="3F192DA6" w14:textId="55CE9CEB" w:rsidR="00C47DBE" w:rsidRDefault="00C47DBE" w:rsidP="00A31449">
      <w:pPr>
        <w:pStyle w:val="szdforrskd"/>
      </w:pPr>
      <w:r>
        <w:t>width: 100%;</w:t>
      </w:r>
    </w:p>
    <w:p w14:paraId="43F90D00" w14:textId="7266C96C" w:rsidR="00C47DBE" w:rsidRDefault="00C47DBE" w:rsidP="00A31449">
      <w:pPr>
        <w:pStyle w:val="szdforrskd"/>
      </w:pPr>
      <w:r>
        <w:t>pointer-events: auto;</w:t>
      </w:r>
    </w:p>
    <w:p w14:paraId="44748EB8" w14:textId="3BC941C5" w:rsidR="00C47DBE" w:rsidRDefault="00C47DBE" w:rsidP="00A31449">
      <w:pPr>
        <w:pStyle w:val="szdforrskd"/>
      </w:pPr>
      <w:r>
        <w:t>background-color: #fff;</w:t>
      </w:r>
    </w:p>
    <w:p w14:paraId="4693FAE4" w14:textId="724F6686" w:rsidR="00C47DBE" w:rsidRDefault="00C47DBE" w:rsidP="00A31449">
      <w:pPr>
        <w:pStyle w:val="szdforrskd"/>
      </w:pPr>
      <w:r>
        <w:t>background-clip: padding-box;</w:t>
      </w:r>
    </w:p>
    <w:p w14:paraId="360CD2B2" w14:textId="6B1D0EA6" w:rsidR="00C47DBE" w:rsidRDefault="00C47DBE" w:rsidP="00A31449">
      <w:pPr>
        <w:pStyle w:val="szdforrskd"/>
      </w:pPr>
      <w:r>
        <w:t>border: 1px solid rgba(0, 0, 0, .2);</w:t>
      </w:r>
    </w:p>
    <w:p w14:paraId="24FBD6A6" w14:textId="07DED37C" w:rsidR="00C47DBE" w:rsidRDefault="00C47DBE" w:rsidP="00A31449">
      <w:pPr>
        <w:pStyle w:val="szdforrskd"/>
      </w:pPr>
      <w:r>
        <w:t>border-radius: .3rem;</w:t>
      </w:r>
    </w:p>
    <w:p w14:paraId="6C666BEE" w14:textId="14D2FBCA" w:rsidR="00C47DBE" w:rsidRDefault="00C47DBE" w:rsidP="00A31449">
      <w:pPr>
        <w:pStyle w:val="szdforrskd"/>
      </w:pPr>
      <w:r>
        <w:t>outline: 0;</w:t>
      </w:r>
    </w:p>
    <w:p w14:paraId="30476A32" w14:textId="77777777" w:rsidR="00C47DBE" w:rsidRDefault="00C47DBE" w:rsidP="00C47DBE">
      <w:pPr>
        <w:pStyle w:val="szdszveg"/>
      </w:pPr>
    </w:p>
    <w:p w14:paraId="5269203E" w14:textId="77777777" w:rsidR="00C47DBE" w:rsidRDefault="00C47DBE" w:rsidP="00C47DBE">
      <w:pPr>
        <w:pStyle w:val="szdszveg"/>
        <w:rPr>
          <w:b/>
          <w:u w:val="single"/>
        </w:rPr>
        <w:sectPr w:rsidR="00C47DBE" w:rsidSect="007B6234">
          <w:type w:val="continuous"/>
          <w:pgSz w:w="11906" w:h="16838"/>
          <w:pgMar w:top="1418" w:right="1418" w:bottom="1418" w:left="1418" w:header="0" w:footer="709" w:gutter="284"/>
          <w:cols w:space="708"/>
          <w:formProt w:val="0"/>
          <w:titlePg/>
          <w:docGrid w:linePitch="360"/>
        </w:sectPr>
      </w:pPr>
    </w:p>
    <w:p w14:paraId="3EC1C6D2" w14:textId="67CD84B6" w:rsidR="00C47DBE" w:rsidRPr="00A31449" w:rsidRDefault="00C47DBE" w:rsidP="00C47DBE">
      <w:pPr>
        <w:pStyle w:val="szdszveg"/>
        <w:rPr>
          <w:b/>
          <w:u w:val="single"/>
        </w:rPr>
      </w:pPr>
      <w:r w:rsidRPr="00A31449">
        <w:rPr>
          <w:b/>
          <w:u w:val="single"/>
        </w:rPr>
        <w:t>Beszállító neve:</w:t>
      </w:r>
    </w:p>
    <w:p w14:paraId="2AF54B25" w14:textId="77777777" w:rsidR="00C47DBE" w:rsidRDefault="00C47DBE" w:rsidP="00A31449">
      <w:pPr>
        <w:pStyle w:val="szdszveg"/>
        <w:ind w:firstLine="0"/>
      </w:pPr>
      <w:r>
        <w:t>kötelező mező</w:t>
      </w:r>
    </w:p>
    <w:p w14:paraId="1F5090A7" w14:textId="77777777" w:rsidR="00C47DBE" w:rsidRDefault="00C47DBE" w:rsidP="00A31449">
      <w:pPr>
        <w:pStyle w:val="szdszveg"/>
        <w:ind w:firstLine="0"/>
      </w:pPr>
      <w:r>
        <w:t>HTML tag: input&gt;text</w:t>
      </w:r>
    </w:p>
    <w:p w14:paraId="70CA11B5" w14:textId="77777777" w:rsidR="00C47DBE" w:rsidRDefault="00C47DBE" w:rsidP="00A31449">
      <w:pPr>
        <w:pStyle w:val="szdszveg"/>
        <w:ind w:firstLine="0"/>
      </w:pPr>
      <w:r>
        <w:t>CSS: form-control</w:t>
      </w:r>
    </w:p>
    <w:p w14:paraId="1316520E" w14:textId="5B5A5D72" w:rsidR="00C47DBE" w:rsidRDefault="00C47DBE" w:rsidP="00C47DBE">
      <w:pPr>
        <w:pStyle w:val="szdszveg"/>
        <w:ind w:firstLine="0"/>
      </w:pPr>
      <w:r>
        <w:t>Name: name</w:t>
      </w:r>
    </w:p>
    <w:p w14:paraId="34BFB9FB" w14:textId="77777777" w:rsidR="002A6E86" w:rsidRDefault="002A6E86" w:rsidP="00C47DBE">
      <w:pPr>
        <w:pStyle w:val="szdszveg"/>
        <w:ind w:firstLine="0"/>
      </w:pPr>
    </w:p>
    <w:p w14:paraId="7A9D162C" w14:textId="77777777" w:rsidR="002A6E86" w:rsidRPr="00146258" w:rsidRDefault="002A6E86" w:rsidP="002A6E86">
      <w:pPr>
        <w:pStyle w:val="szdszveg"/>
        <w:rPr>
          <w:b/>
          <w:u w:val="single"/>
        </w:rPr>
      </w:pPr>
      <w:r w:rsidRPr="00146258">
        <w:rPr>
          <w:b/>
          <w:u w:val="single"/>
        </w:rPr>
        <w:t>Mentés gomb:</w:t>
      </w:r>
    </w:p>
    <w:p w14:paraId="77689848" w14:textId="77777777" w:rsidR="002A6E86" w:rsidRDefault="002A6E86" w:rsidP="002A6E86">
      <w:pPr>
        <w:pStyle w:val="szdszveg"/>
        <w:ind w:firstLine="0"/>
      </w:pPr>
      <w:r>
        <w:t>HTML tag: input&gt;submit</w:t>
      </w:r>
    </w:p>
    <w:p w14:paraId="02A6FD91" w14:textId="77777777" w:rsidR="002A6E86" w:rsidRPr="00146258" w:rsidRDefault="002A6E86" w:rsidP="002A6E86">
      <w:pPr>
        <w:pStyle w:val="szdszveg"/>
        <w:ind w:firstLine="0"/>
      </w:pPr>
      <w:r>
        <w:t>CSS: btn btn-primary</w:t>
      </w:r>
    </w:p>
    <w:p w14:paraId="6DD40A53" w14:textId="77777777" w:rsidR="002A6E86" w:rsidRDefault="002A6E86" w:rsidP="00A31449">
      <w:pPr>
        <w:pStyle w:val="szdszveg"/>
        <w:ind w:firstLine="0"/>
      </w:pPr>
    </w:p>
    <w:p w14:paraId="47A9DAAC" w14:textId="5F4F253B" w:rsidR="00C47DBE" w:rsidRPr="00A31449" w:rsidRDefault="00C47DBE" w:rsidP="00C47DBE">
      <w:pPr>
        <w:pStyle w:val="szdszveg"/>
        <w:rPr>
          <w:b/>
          <w:u w:val="single"/>
        </w:rPr>
      </w:pPr>
      <w:r>
        <w:br w:type="column"/>
      </w:r>
      <w:r w:rsidRPr="00A31449">
        <w:rPr>
          <w:b/>
          <w:u w:val="single"/>
        </w:rPr>
        <w:t>Beszállító címe:</w:t>
      </w:r>
    </w:p>
    <w:p w14:paraId="5A36DC10" w14:textId="77777777" w:rsidR="00C47DBE" w:rsidRDefault="00C47DBE" w:rsidP="00A31449">
      <w:pPr>
        <w:pStyle w:val="szdszveg"/>
        <w:ind w:firstLine="0"/>
      </w:pPr>
      <w:r>
        <w:t>kötelező mező</w:t>
      </w:r>
    </w:p>
    <w:p w14:paraId="05A53B04" w14:textId="77777777" w:rsidR="00C47DBE" w:rsidRDefault="00C47DBE" w:rsidP="00A31449">
      <w:pPr>
        <w:pStyle w:val="szdszveg"/>
        <w:ind w:firstLine="0"/>
      </w:pPr>
      <w:r>
        <w:t>HTML tag: input&gt;text</w:t>
      </w:r>
    </w:p>
    <w:p w14:paraId="2ED5BCD4" w14:textId="77777777" w:rsidR="00C47DBE" w:rsidRDefault="00C47DBE" w:rsidP="00A31449">
      <w:pPr>
        <w:pStyle w:val="szdszveg"/>
        <w:ind w:firstLine="0"/>
      </w:pPr>
      <w:r>
        <w:t>CSS: form-control</w:t>
      </w:r>
    </w:p>
    <w:p w14:paraId="1CDBA73D" w14:textId="77777777" w:rsidR="00F83797" w:rsidRDefault="0033563B" w:rsidP="00C47DBE">
      <w:pPr>
        <w:pStyle w:val="szdszveg"/>
        <w:ind w:firstLine="0"/>
      </w:pPr>
      <w:r>
        <w:t>N</w:t>
      </w:r>
      <w:r w:rsidR="00C47DBE">
        <w:t xml:space="preserve">ame: </w:t>
      </w:r>
      <w:r w:rsidR="00C47DBE">
        <w:tab/>
        <w:t>address</w:t>
      </w:r>
    </w:p>
    <w:p w14:paraId="1C5AB1E8" w14:textId="77777777" w:rsidR="00F83797" w:rsidRDefault="00F83797" w:rsidP="00C47DBE">
      <w:pPr>
        <w:pStyle w:val="szdszveg"/>
        <w:ind w:firstLine="0"/>
      </w:pPr>
    </w:p>
    <w:p w14:paraId="103C32BE" w14:textId="5E67CBF3" w:rsidR="00F83797" w:rsidRDefault="00F83797">
      <w:r>
        <w:br w:type="page"/>
      </w:r>
    </w:p>
    <w:p w14:paraId="6E1FA3B9" w14:textId="77777777" w:rsidR="00F83797" w:rsidRDefault="00F83797" w:rsidP="00C47DBE">
      <w:pPr>
        <w:pStyle w:val="szdszveg"/>
        <w:ind w:firstLine="0"/>
        <w:sectPr w:rsidR="00F83797" w:rsidSect="00C47DBE">
          <w:type w:val="continuous"/>
          <w:pgSz w:w="11906" w:h="16838"/>
          <w:pgMar w:top="1418" w:right="1418" w:bottom="1418" w:left="1418" w:header="0" w:footer="709" w:gutter="284"/>
          <w:cols w:num="2" w:space="708"/>
          <w:formProt w:val="0"/>
          <w:titlePg/>
          <w:docGrid w:linePitch="360"/>
        </w:sectPr>
      </w:pPr>
    </w:p>
    <w:p w14:paraId="4C963D6D" w14:textId="77777777" w:rsidR="00F83797" w:rsidRDefault="00F83797" w:rsidP="00F83797">
      <w:pPr>
        <w:pStyle w:val="szdcmsor3"/>
      </w:pPr>
      <w:bookmarkStart w:id="118" w:name="_Toc196410080"/>
      <w:r>
        <w:lastRenderedPageBreak/>
        <w:t>Raktárkészlet oldal</w:t>
      </w:r>
      <w:bookmarkEnd w:id="118"/>
    </w:p>
    <w:p w14:paraId="5C627352" w14:textId="77777777" w:rsidR="00F83797" w:rsidRDefault="00F83797" w:rsidP="00F83797">
      <w:pPr>
        <w:pStyle w:val="szdszveg"/>
      </w:pPr>
    </w:p>
    <w:p w14:paraId="7292004F" w14:textId="48A7645C" w:rsidR="00F83797" w:rsidRDefault="00F83797" w:rsidP="00F83797">
      <w:pPr>
        <w:pStyle w:val="szdszveg"/>
      </w:pPr>
      <w:r>
        <w:t>A felső sorban egy szűrő form található meg. Ennek legelső eleme egy négy elemű választó gomb a négy különböző típusú elem típusra. Másik két mezője az elemnév és elemkód. A Filter gombra kattintva a szűrő aktiválódik.</w:t>
      </w:r>
    </w:p>
    <w:p w14:paraId="6622C78A" w14:textId="5D6A117F" w:rsidR="00F83797" w:rsidRDefault="00F83797" w:rsidP="00F83797">
      <w:pPr>
        <w:pStyle w:val="szdszveg"/>
      </w:pPr>
      <w:r>
        <w:t>Alatta egy listában a megjelenítendő elemek foglalnak helyet egy táblázatban. Az utolsó három eleme a táblázatnak egy mező, ami a mennyiséget tartalmazza, a leírást mezőt és a hozzáadás gombot.</w:t>
      </w:r>
    </w:p>
    <w:p w14:paraId="5F4DE840" w14:textId="16AE2A13" w:rsidR="00F83797" w:rsidRDefault="00F83797" w:rsidP="00F83797">
      <w:pPr>
        <w:pStyle w:val="szdszveg"/>
      </w:pPr>
      <w:r>
        <w:rPr>
          <w:noProof/>
        </w:rPr>
        <w:drawing>
          <wp:anchor distT="0" distB="0" distL="114300" distR="114300" simplePos="0" relativeHeight="251770880" behindDoc="0" locked="0" layoutInCell="1" allowOverlap="1" wp14:anchorId="13868B82" wp14:editId="3290E96E">
            <wp:simplePos x="0" y="0"/>
            <wp:positionH relativeFrom="margin">
              <wp:align>right</wp:align>
            </wp:positionH>
            <wp:positionV relativeFrom="paragraph">
              <wp:posOffset>139700</wp:posOffset>
            </wp:positionV>
            <wp:extent cx="3357245" cy="1979930"/>
            <wp:effectExtent l="0" t="0" r="0" b="1270"/>
            <wp:wrapSquare wrapText="bothSides"/>
            <wp:docPr id="83" name="Kép 83" descr="C:\Users\badinszkydb\Downloads\pages.drawio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dinszkydb\Downloads\pages.drawio (19).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57245" cy="1979930"/>
                    </a:xfrm>
                    <a:prstGeom prst="rect">
                      <a:avLst/>
                    </a:prstGeom>
                    <a:noFill/>
                    <a:ln>
                      <a:noFill/>
                    </a:ln>
                  </pic:spPr>
                </pic:pic>
              </a:graphicData>
            </a:graphic>
          </wp:anchor>
        </w:drawing>
      </w:r>
    </w:p>
    <w:p w14:paraId="4AD3C766" w14:textId="77777777" w:rsidR="00F83797" w:rsidRPr="00A31449" w:rsidRDefault="00F83797" w:rsidP="00F83797">
      <w:pPr>
        <w:pStyle w:val="szdszveg"/>
        <w:rPr>
          <w:b/>
          <w:u w:val="single"/>
        </w:rPr>
      </w:pPr>
      <w:r w:rsidRPr="00A31449">
        <w:rPr>
          <w:b/>
          <w:u w:val="single"/>
        </w:rPr>
        <w:t>Elemnév mező:</w:t>
      </w:r>
    </w:p>
    <w:p w14:paraId="39958054" w14:textId="0B40101D" w:rsidR="00F83797" w:rsidRDefault="00F83797" w:rsidP="00F83797">
      <w:pPr>
        <w:pStyle w:val="szdszveg"/>
      </w:pPr>
      <w:r>
        <w:t>kötelező mező</w:t>
      </w:r>
    </w:p>
    <w:p w14:paraId="3768DC0D" w14:textId="38928DA8" w:rsidR="00F83797" w:rsidRDefault="00F83797" w:rsidP="00F83797">
      <w:pPr>
        <w:pStyle w:val="szdszveg"/>
      </w:pPr>
      <w:r>
        <w:t>HTML tag: input&gt;text</w:t>
      </w:r>
    </w:p>
    <w:p w14:paraId="4CCEA7C7" w14:textId="7590105F" w:rsidR="00F83797" w:rsidRDefault="00F83797" w:rsidP="00F83797">
      <w:pPr>
        <w:pStyle w:val="szdszveg"/>
      </w:pPr>
      <w:r>
        <w:t>Name: name</w:t>
      </w:r>
    </w:p>
    <w:p w14:paraId="2F075AF4" w14:textId="77777777" w:rsidR="00F83797" w:rsidRDefault="00F83797" w:rsidP="00F83797">
      <w:pPr>
        <w:pStyle w:val="szdszveg"/>
      </w:pPr>
      <w:r>
        <w:t>Elemkód mező:</w:t>
      </w:r>
    </w:p>
    <w:p w14:paraId="48391E6D" w14:textId="77777777" w:rsidR="00F83797" w:rsidRDefault="00F83797" w:rsidP="00F83797">
      <w:pPr>
        <w:pStyle w:val="szdszveg"/>
      </w:pPr>
      <w:r>
        <w:t>kötelező mező</w:t>
      </w:r>
    </w:p>
    <w:p w14:paraId="525128FE" w14:textId="77777777" w:rsidR="00F83797" w:rsidRDefault="00F83797" w:rsidP="00F83797">
      <w:pPr>
        <w:pStyle w:val="szdszveg"/>
      </w:pPr>
      <w:r>
        <w:t>HTML tag: input&gt;text</w:t>
      </w:r>
    </w:p>
    <w:p w14:paraId="0E9E799C" w14:textId="650BF95A" w:rsidR="00F83797" w:rsidRDefault="00F83797" w:rsidP="00F83797">
      <w:pPr>
        <w:pStyle w:val="szdszveg"/>
      </w:pPr>
      <w:r>
        <w:t>Name: code</w:t>
      </w:r>
    </w:p>
    <w:p w14:paraId="70AC0746" w14:textId="26204CA1" w:rsidR="00F83797" w:rsidRDefault="00F83797" w:rsidP="00F83797">
      <w:pPr>
        <w:pStyle w:val="szdszveg"/>
      </w:pPr>
      <w:r>
        <w:rPr>
          <w:noProof/>
        </w:rPr>
        <mc:AlternateContent>
          <mc:Choice Requires="wps">
            <w:drawing>
              <wp:anchor distT="0" distB="0" distL="114300" distR="114300" simplePos="0" relativeHeight="251772928" behindDoc="0" locked="0" layoutInCell="1" allowOverlap="1" wp14:anchorId="740BA502" wp14:editId="40287D00">
                <wp:simplePos x="0" y="0"/>
                <wp:positionH relativeFrom="margin">
                  <wp:align>right</wp:align>
                </wp:positionH>
                <wp:positionV relativeFrom="paragraph">
                  <wp:posOffset>11430</wp:posOffset>
                </wp:positionV>
                <wp:extent cx="3357245" cy="635"/>
                <wp:effectExtent l="0" t="0" r="0" b="0"/>
                <wp:wrapSquare wrapText="bothSides"/>
                <wp:docPr id="84" name="Szövegdoboz 84"/>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14:paraId="1D5B4926" w14:textId="3BB8FD68" w:rsidR="008E67B1" w:rsidRPr="00BC7928" w:rsidRDefault="008E67B1" w:rsidP="00A31449">
                            <w:pPr>
                              <w:pStyle w:val="Kpalrs"/>
                              <w:jc w:val="center"/>
                              <w:rPr>
                                <w:noProof/>
                              </w:rPr>
                            </w:pPr>
                            <w:ins w:id="119" w:author="Dániel Bence Badinszky" w:date="2025-04-13T14:02:00Z">
                              <w:r>
                                <w:rPr>
                                  <w:noProof/>
                                </w:rPr>
                                <w:t>4</w:t>
                              </w:r>
                            </w:ins>
                            <w:r w:rsidR="008D19B1">
                              <w:rPr>
                                <w:noProof/>
                              </w:rPr>
                              <w:t>3</w:t>
                            </w:r>
                            <w:ins w:id="120" w:author="Dániel Bence Badinszky" w:date="2025-04-13T14:02:00Z">
                              <w:r>
                                <w:t>. ábra Raktárkészlet 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BA502" id="Szövegdoboz 84" o:spid="_x0000_s1062" type="#_x0000_t202" style="position:absolute;left:0;text-align:left;margin-left:213.15pt;margin-top:.9pt;width:264.35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" stroked="f">
                <v:textbox style="mso-fit-shape-to-text:t" inset="0,0,0,0">
                  <w:txbxContent>
                    <w:p w14:paraId="1D5B4926" w14:textId="3BB8FD68" w:rsidR="008E67B1" w:rsidRPr="00BC7928" w:rsidRDefault="008E67B1" w:rsidP="00A31449">
                      <w:pPr>
                        <w:pStyle w:val="Kpalrs"/>
                        <w:jc w:val="center"/>
                        <w:rPr>
                          <w:noProof/>
                        </w:rPr>
                      </w:pPr>
                      <w:ins w:id="121" w:author="Dániel Bence Badinszky" w:date="2025-04-13T14:02:00Z">
                        <w:r>
                          <w:rPr>
                            <w:noProof/>
                          </w:rPr>
                          <w:t>4</w:t>
                        </w:r>
                      </w:ins>
                      <w:r w:rsidR="008D19B1">
                        <w:rPr>
                          <w:noProof/>
                        </w:rPr>
                        <w:t>3</w:t>
                      </w:r>
                      <w:ins w:id="122" w:author="Dániel Bence Badinszky" w:date="2025-04-13T14:02:00Z">
                        <w:r>
                          <w:t>. ábra Raktárkészlet oldal</w:t>
                        </w:r>
                      </w:ins>
                    </w:p>
                  </w:txbxContent>
                </v:textbox>
                <w10:wrap type="square" anchorx="margin"/>
              </v:shape>
            </w:pict>
          </mc:Fallback>
        </mc:AlternateContent>
      </w:r>
    </w:p>
    <w:p w14:paraId="129FEBB6" w14:textId="77777777" w:rsidR="00F83797" w:rsidRPr="00A31449" w:rsidRDefault="00F83797" w:rsidP="00F83797">
      <w:pPr>
        <w:pStyle w:val="szdszveg"/>
        <w:rPr>
          <w:b/>
          <w:u w:val="single"/>
        </w:rPr>
      </w:pPr>
      <w:r w:rsidRPr="00A31449">
        <w:rPr>
          <w:b/>
          <w:u w:val="single"/>
        </w:rPr>
        <w:t>Típus választó gombok:</w:t>
      </w:r>
    </w:p>
    <w:p w14:paraId="1C227285" w14:textId="77777777" w:rsidR="00F83797" w:rsidRDefault="00F83797" w:rsidP="00F83797">
      <w:pPr>
        <w:pStyle w:val="szdszveg"/>
      </w:pPr>
      <w:r>
        <w:t>kötelező mező</w:t>
      </w:r>
    </w:p>
    <w:p w14:paraId="70902424" w14:textId="77777777" w:rsidR="00F83797" w:rsidRDefault="00F83797" w:rsidP="00F83797">
      <w:pPr>
        <w:pStyle w:val="szdszveg"/>
      </w:pPr>
      <w:r>
        <w:t>HTML tag: input&gt;radio</w:t>
      </w:r>
    </w:p>
    <w:p w14:paraId="64C77263" w14:textId="77777777" w:rsidR="00F83797" w:rsidRDefault="00F83797" w:rsidP="00F83797">
      <w:pPr>
        <w:pStyle w:val="szdszveg"/>
      </w:pPr>
      <w:r>
        <w:t>CSS: btn-check</w:t>
      </w:r>
    </w:p>
    <w:p w14:paraId="527C1CCD" w14:textId="4334915F" w:rsidR="00F83797" w:rsidRDefault="00F83797" w:rsidP="00F83797">
      <w:pPr>
        <w:pStyle w:val="szdszveg"/>
      </w:pPr>
      <w:r>
        <w:t>Name: type</w:t>
      </w:r>
    </w:p>
    <w:p w14:paraId="7E69C055" w14:textId="77777777" w:rsidR="00F83797" w:rsidRDefault="00F83797" w:rsidP="00F83797">
      <w:pPr>
        <w:pStyle w:val="szdszveg"/>
      </w:pPr>
      <w:r>
        <w:t>Az értékek az 5 mezőhöz: {part, operation, assembly, product, project}</w:t>
      </w:r>
    </w:p>
    <w:p w14:paraId="3A04713E" w14:textId="77777777" w:rsidR="00F83797" w:rsidRPr="00A31449" w:rsidRDefault="00F83797" w:rsidP="00F83797">
      <w:pPr>
        <w:pStyle w:val="szdszveg"/>
        <w:rPr>
          <w:b/>
          <w:u w:val="single"/>
        </w:rPr>
      </w:pPr>
      <w:r w:rsidRPr="00A31449">
        <w:rPr>
          <w:b/>
          <w:u w:val="single"/>
        </w:rPr>
        <w:t>Szűrő gomb:</w:t>
      </w:r>
    </w:p>
    <w:p w14:paraId="577934CF" w14:textId="77777777" w:rsidR="00F83797" w:rsidRDefault="00F83797" w:rsidP="00F83797">
      <w:pPr>
        <w:pStyle w:val="szdszveg"/>
      </w:pPr>
      <w:r>
        <w:t>HTML tag: form&gt;submit</w:t>
      </w:r>
    </w:p>
    <w:p w14:paraId="5FEBC882" w14:textId="77777777" w:rsidR="00F83797" w:rsidRDefault="00F83797" w:rsidP="00F83797">
      <w:pPr>
        <w:pStyle w:val="szdszveg"/>
      </w:pPr>
      <w:r>
        <w:t>CSS: btn btn-primary mt-2 w-100</w:t>
      </w:r>
    </w:p>
    <w:p w14:paraId="7377FEDC" w14:textId="1BFE435B" w:rsidR="00F83797" w:rsidRDefault="00F83797" w:rsidP="00F83797">
      <w:pPr>
        <w:pStyle w:val="szdszveg"/>
      </w:pPr>
      <w:r>
        <w:t>A form POST metódost használ a “#” végcélra.</w:t>
      </w:r>
    </w:p>
    <w:p w14:paraId="5D7943BE" w14:textId="77777777" w:rsidR="00F83797" w:rsidRDefault="00F83797" w:rsidP="00F83797">
      <w:pPr>
        <w:pStyle w:val="szdszveg"/>
      </w:pPr>
    </w:p>
    <w:p w14:paraId="1028B9C0" w14:textId="77777777" w:rsidR="00F83797" w:rsidRDefault="00F83797" w:rsidP="00F83797">
      <w:pPr>
        <w:pStyle w:val="szdszveg"/>
      </w:pPr>
      <w:r>
        <w:t>Az alsó táblázat egy középre igazított elem. Minden sor egy külön form a két benne foglalt mezővel. Az első oszlopa egy miniatűr képet jelenít meg az elemről</w:t>
      </w:r>
    </w:p>
    <w:p w14:paraId="056AB98B" w14:textId="77777777" w:rsidR="00F83797" w:rsidRDefault="00F83797" w:rsidP="00F83797">
      <w:pPr>
        <w:pStyle w:val="szdszveg"/>
      </w:pPr>
    </w:p>
    <w:p w14:paraId="1635B146" w14:textId="353114E5" w:rsidR="00F83797" w:rsidRDefault="00F83797">
      <w:pPr>
        <w:rPr>
          <w:b/>
          <w:u w:val="single"/>
        </w:rPr>
      </w:pPr>
      <w:r>
        <w:rPr>
          <w:b/>
          <w:u w:val="single"/>
        </w:rPr>
        <w:br w:type="page"/>
      </w:r>
    </w:p>
    <w:p w14:paraId="6915ADFA" w14:textId="77777777" w:rsidR="00F83797" w:rsidRDefault="00F83797" w:rsidP="00F83797">
      <w:pPr>
        <w:pStyle w:val="szdszveg"/>
        <w:rPr>
          <w:b/>
          <w:u w:val="single"/>
        </w:rPr>
        <w:sectPr w:rsidR="00F83797" w:rsidSect="00F83797">
          <w:type w:val="continuous"/>
          <w:pgSz w:w="11906" w:h="16838"/>
          <w:pgMar w:top="1418" w:right="1418" w:bottom="1418" w:left="1418" w:header="0" w:footer="709" w:gutter="284"/>
          <w:cols w:space="708"/>
          <w:formProt w:val="0"/>
          <w:titlePg/>
          <w:docGrid w:linePitch="360"/>
        </w:sectPr>
      </w:pPr>
    </w:p>
    <w:p w14:paraId="6A5CC536" w14:textId="29B169D4" w:rsidR="00F83797" w:rsidRPr="00A31449" w:rsidRDefault="00F83797" w:rsidP="00F83797">
      <w:pPr>
        <w:pStyle w:val="szdszveg"/>
        <w:rPr>
          <w:b/>
          <w:u w:val="single"/>
        </w:rPr>
      </w:pPr>
      <w:r w:rsidRPr="00A31449">
        <w:rPr>
          <w:b/>
          <w:u w:val="single"/>
        </w:rPr>
        <w:lastRenderedPageBreak/>
        <w:t>Táblázat adatai:</w:t>
      </w:r>
    </w:p>
    <w:p w14:paraId="04069FE8" w14:textId="77777777" w:rsidR="00F83797" w:rsidRDefault="00F83797" w:rsidP="00F83797">
      <w:pPr>
        <w:pStyle w:val="szdszveg"/>
      </w:pPr>
      <w:r>
        <w:t>HTML tag: table</w:t>
      </w:r>
    </w:p>
    <w:p w14:paraId="073ADBE9" w14:textId="77777777" w:rsidR="00F83797" w:rsidRDefault="00F83797" w:rsidP="00F83797">
      <w:pPr>
        <w:pStyle w:val="szdszveg"/>
      </w:pPr>
      <w:r>
        <w:t xml:space="preserve">CSS: </w:t>
      </w:r>
    </w:p>
    <w:p w14:paraId="0D31415B" w14:textId="492E1079" w:rsidR="00F83797" w:rsidRDefault="00F83797" w:rsidP="00A31449">
      <w:pPr>
        <w:pStyle w:val="szdforrskd"/>
      </w:pPr>
      <w:r>
        <w:t>table-striped table-dark mb-3</w:t>
      </w:r>
    </w:p>
    <w:p w14:paraId="35A4EAC5" w14:textId="77777777" w:rsidR="00F83797" w:rsidRDefault="00F83797" w:rsidP="00A31449">
      <w:pPr>
        <w:pStyle w:val="szdforrskd"/>
      </w:pPr>
      <w:r>
        <w:t>width: 90%;</w:t>
      </w:r>
    </w:p>
    <w:p w14:paraId="12CF4F93" w14:textId="781326F9" w:rsidR="00F83797" w:rsidRDefault="00F83797" w:rsidP="00A31449">
      <w:pPr>
        <w:pStyle w:val="szdforrskd"/>
      </w:pPr>
      <w:r>
        <w:t>margin-left: auto;</w:t>
      </w:r>
    </w:p>
    <w:p w14:paraId="362C833C" w14:textId="400CBBE7" w:rsidR="00F83797" w:rsidRDefault="00F83797" w:rsidP="00F83797">
      <w:pPr>
        <w:pStyle w:val="szdforrskd"/>
      </w:pPr>
      <w:r>
        <w:t>margin-right: auto;</w:t>
      </w:r>
    </w:p>
    <w:p w14:paraId="43915479" w14:textId="77777777" w:rsidR="00F83797" w:rsidRDefault="00F83797" w:rsidP="00A31449">
      <w:pPr>
        <w:pStyle w:val="szdforrskd"/>
      </w:pPr>
    </w:p>
    <w:p w14:paraId="01234813" w14:textId="77777777" w:rsidR="00F83797" w:rsidRPr="00146258" w:rsidRDefault="00F83797" w:rsidP="00F83797">
      <w:pPr>
        <w:pStyle w:val="szdszveg"/>
        <w:rPr>
          <w:b/>
          <w:u w:val="single"/>
        </w:rPr>
      </w:pPr>
      <w:r w:rsidRPr="00146258">
        <w:rPr>
          <w:b/>
          <w:u w:val="single"/>
        </w:rPr>
        <w:t>Hozzáad gomb:</w:t>
      </w:r>
    </w:p>
    <w:p w14:paraId="4190AC10" w14:textId="77777777" w:rsidR="00F83797" w:rsidRDefault="00F83797" w:rsidP="00F83797">
      <w:pPr>
        <w:pStyle w:val="szdszveg"/>
      </w:pPr>
      <w:r>
        <w:t>HTML tag: input&gt;submit</w:t>
      </w:r>
    </w:p>
    <w:p w14:paraId="6625AD44" w14:textId="77777777" w:rsidR="00F83797" w:rsidRDefault="00F83797" w:rsidP="00F83797">
      <w:pPr>
        <w:pStyle w:val="szdszveg"/>
      </w:pPr>
      <w:r>
        <w:t>CSS: btn btn-success</w:t>
      </w:r>
    </w:p>
    <w:p w14:paraId="5018D25F" w14:textId="77777777" w:rsidR="00F83797" w:rsidRPr="00A31449" w:rsidRDefault="00F83797" w:rsidP="00F83797">
      <w:pPr>
        <w:pStyle w:val="szdszveg"/>
        <w:rPr>
          <w:b/>
          <w:u w:val="single"/>
        </w:rPr>
      </w:pPr>
      <w:r w:rsidRPr="00A31449">
        <w:rPr>
          <w:b/>
          <w:u w:val="single"/>
        </w:rPr>
        <w:t>Mennyiség mező:</w:t>
      </w:r>
    </w:p>
    <w:p w14:paraId="634B72C8" w14:textId="77777777" w:rsidR="00F83797" w:rsidRDefault="00F83797" w:rsidP="00F83797">
      <w:pPr>
        <w:pStyle w:val="szdszveg"/>
      </w:pPr>
      <w:r>
        <w:t>kötelező mező</w:t>
      </w:r>
    </w:p>
    <w:p w14:paraId="607F4E8D" w14:textId="77777777" w:rsidR="00F83797" w:rsidRDefault="00F83797" w:rsidP="00F83797">
      <w:pPr>
        <w:pStyle w:val="szdszveg"/>
      </w:pPr>
      <w:r>
        <w:t>HTML tag: input&gt;number</w:t>
      </w:r>
    </w:p>
    <w:p w14:paraId="0EF566A5" w14:textId="27399680" w:rsidR="00F83797" w:rsidRDefault="00F83797" w:rsidP="00F83797">
      <w:pPr>
        <w:pStyle w:val="szdszveg"/>
      </w:pPr>
      <w:r>
        <w:t>Name: qty</w:t>
      </w:r>
    </w:p>
    <w:p w14:paraId="0B7122F3" w14:textId="77777777" w:rsidR="00F83797" w:rsidRPr="00A31449" w:rsidRDefault="00F83797" w:rsidP="00F83797">
      <w:pPr>
        <w:pStyle w:val="szdszveg"/>
        <w:rPr>
          <w:b/>
          <w:u w:val="single"/>
        </w:rPr>
      </w:pPr>
      <w:r w:rsidRPr="00A31449">
        <w:rPr>
          <w:b/>
          <w:u w:val="single"/>
        </w:rPr>
        <w:t>Leírás mező:</w:t>
      </w:r>
    </w:p>
    <w:p w14:paraId="0E568B63" w14:textId="77777777" w:rsidR="00F83797" w:rsidRDefault="00F83797" w:rsidP="00F83797">
      <w:pPr>
        <w:pStyle w:val="szdszveg"/>
      </w:pPr>
      <w:r>
        <w:t>kötelező mező</w:t>
      </w:r>
    </w:p>
    <w:p w14:paraId="292E16E7" w14:textId="77777777" w:rsidR="00F83797" w:rsidRDefault="00F83797" w:rsidP="00F83797">
      <w:pPr>
        <w:pStyle w:val="szdszveg"/>
      </w:pPr>
      <w:r>
        <w:t>HTML tag: input&gt;text</w:t>
      </w:r>
    </w:p>
    <w:p w14:paraId="68316FC3" w14:textId="77777777" w:rsidR="00F83797" w:rsidRDefault="00F83797" w:rsidP="00F83797">
      <w:pPr>
        <w:pStyle w:val="szdszveg"/>
      </w:pPr>
      <w:r>
        <w:t>name:description</w:t>
      </w:r>
    </w:p>
    <w:p w14:paraId="4B996F7E" w14:textId="77777777" w:rsidR="00F83797" w:rsidRDefault="00F83797" w:rsidP="00F83797">
      <w:pPr>
        <w:pStyle w:val="szdszveg"/>
      </w:pPr>
    </w:p>
    <w:p w14:paraId="0AD26DF1" w14:textId="77777777" w:rsidR="00F83797" w:rsidRDefault="00F83797" w:rsidP="00F83797">
      <w:pPr>
        <w:pStyle w:val="szdszveg"/>
        <w:sectPr w:rsidR="00F83797" w:rsidSect="00A31449">
          <w:type w:val="continuous"/>
          <w:pgSz w:w="11906" w:h="16838"/>
          <w:pgMar w:top="1418" w:right="1418" w:bottom="1418" w:left="1418" w:header="0" w:footer="709" w:gutter="284"/>
          <w:cols w:num="2" w:space="708"/>
          <w:formProt w:val="0"/>
          <w:titlePg/>
          <w:docGrid w:linePitch="360"/>
        </w:sectPr>
      </w:pPr>
    </w:p>
    <w:p w14:paraId="157C87E0" w14:textId="1B6BA039" w:rsidR="00F83797" w:rsidRDefault="00F83797" w:rsidP="00F83797">
      <w:pPr>
        <w:pStyle w:val="szdszveg"/>
        <w:rPr>
          <w:b/>
          <w:u w:val="single"/>
        </w:rPr>
      </w:pPr>
    </w:p>
    <w:p w14:paraId="51878917" w14:textId="12690121" w:rsidR="00F83797" w:rsidRPr="00A31449" w:rsidRDefault="00F83797" w:rsidP="00F83797">
      <w:pPr>
        <w:pStyle w:val="szdszveg"/>
        <w:rPr>
          <w:b/>
          <w:u w:val="single"/>
        </w:rPr>
      </w:pPr>
      <w:r w:rsidRPr="00A31449">
        <w:rPr>
          <w:b/>
          <w:u w:val="single"/>
        </w:rPr>
        <w:t>A hozzáadás form rejtett mezői:</w:t>
      </w:r>
    </w:p>
    <w:p w14:paraId="57A31BD5" w14:textId="6B07FDEE" w:rsidR="00F83797" w:rsidRDefault="00F83797" w:rsidP="00F83797">
      <w:pPr>
        <w:pStyle w:val="szdszveg"/>
      </w:pPr>
      <w:r>
        <w:t>name=formType value=addToInventory</w:t>
      </w:r>
    </w:p>
    <w:p w14:paraId="3F0D0C6A" w14:textId="77777777" w:rsidR="00F83797" w:rsidRDefault="00F83797" w:rsidP="00F83797">
      <w:pPr>
        <w:pStyle w:val="szdszveg"/>
      </w:pPr>
      <w:r>
        <w:t>name=elementID value=id</w:t>
      </w:r>
    </w:p>
    <w:p w14:paraId="4D6D9872" w14:textId="77777777" w:rsidR="00FB4E12" w:rsidRDefault="00FB4E12" w:rsidP="00F83797">
      <w:pPr>
        <w:pStyle w:val="szdszveg"/>
      </w:pPr>
    </w:p>
    <w:p w14:paraId="0463E6E4" w14:textId="77777777" w:rsidR="00FB4E12" w:rsidRDefault="00FB4E12" w:rsidP="00F83797">
      <w:pPr>
        <w:pStyle w:val="szdszveg"/>
      </w:pPr>
    </w:p>
    <w:p w14:paraId="2703F8DC" w14:textId="77777777" w:rsidR="00FB4E12" w:rsidRDefault="009724FC" w:rsidP="009724FC">
      <w:pPr>
        <w:pStyle w:val="szdcmsor3"/>
      </w:pPr>
      <w:bookmarkStart w:id="123" w:name="_Toc196410081"/>
      <w:r>
        <w:t>Jelszókezelő oldal</w:t>
      </w:r>
      <w:bookmarkEnd w:id="123"/>
    </w:p>
    <w:p w14:paraId="5DCBC960" w14:textId="77777777" w:rsidR="009724FC" w:rsidRDefault="009724FC" w:rsidP="009724FC">
      <w:pPr>
        <w:pStyle w:val="szdszveg"/>
      </w:pPr>
    </w:p>
    <w:p w14:paraId="627C9A22" w14:textId="7DD93D4B" w:rsidR="009724FC" w:rsidRDefault="00DF3C18" w:rsidP="009724FC">
      <w:pPr>
        <w:pStyle w:val="szdszveg"/>
      </w:pPr>
      <w:r>
        <w:rPr>
          <w:noProof/>
        </w:rPr>
        <mc:AlternateContent>
          <mc:Choice Requires="wps">
            <w:drawing>
              <wp:anchor distT="0" distB="0" distL="114300" distR="114300" simplePos="0" relativeHeight="251777024" behindDoc="0" locked="0" layoutInCell="1" allowOverlap="1" wp14:anchorId="12116B52" wp14:editId="5F77E691">
                <wp:simplePos x="0" y="0"/>
                <wp:positionH relativeFrom="column">
                  <wp:posOffset>2339340</wp:posOffset>
                </wp:positionH>
                <wp:positionV relativeFrom="paragraph">
                  <wp:posOffset>2486660</wp:posOffset>
                </wp:positionV>
                <wp:extent cx="3239770" cy="635"/>
                <wp:effectExtent l="0" t="0" r="0" b="0"/>
                <wp:wrapSquare wrapText="bothSides"/>
                <wp:docPr id="86" name="Szövegdoboz 86"/>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6E3693B8" w14:textId="654890F6" w:rsidR="008E67B1" w:rsidRPr="004F27C3" w:rsidRDefault="008E67B1" w:rsidP="00A31449">
                            <w:pPr>
                              <w:pStyle w:val="Kpalrs"/>
                              <w:jc w:val="center"/>
                              <w:rPr>
                                <w:noProof/>
                              </w:rPr>
                            </w:pPr>
                            <w:ins w:id="124" w:author="Dániel Bence Badinszky" w:date="2025-04-13T14:06:00Z">
                              <w:r>
                                <w:t>4</w:t>
                              </w:r>
                            </w:ins>
                            <w:r w:rsidR="008D19B1">
                              <w:t>4</w:t>
                            </w:r>
                            <w:ins w:id="125" w:author="Dániel Bence Badinszky" w:date="2025-04-13T14:05:00Z">
                              <w:r>
                                <w:t>. ábra</w:t>
                              </w:r>
                            </w:ins>
                            <w:ins w:id="126" w:author="Dániel Bence Badinszky" w:date="2025-04-13T14:06:00Z">
                              <w:r>
                                <w:t xml:space="preserve"> Jelszókezelő 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6B52" id="Szövegdoboz 86" o:spid="_x0000_s1063" type="#_x0000_t202" style="position:absolute;left:0;text-align:left;margin-left:184.2pt;margin-top:195.8pt;width:255.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" stroked="f">
                <v:textbox style="mso-fit-shape-to-text:t" inset="0,0,0,0">
                  <w:txbxContent>
                    <w:p w14:paraId="6E3693B8" w14:textId="654890F6" w:rsidR="008E67B1" w:rsidRPr="004F27C3" w:rsidRDefault="008E67B1" w:rsidP="00A31449">
                      <w:pPr>
                        <w:pStyle w:val="Kpalrs"/>
                        <w:jc w:val="center"/>
                        <w:rPr>
                          <w:noProof/>
                        </w:rPr>
                      </w:pPr>
                      <w:ins w:id="127" w:author="Dániel Bence Badinszky" w:date="2025-04-13T14:06:00Z">
                        <w:r>
                          <w:t>4</w:t>
                        </w:r>
                      </w:ins>
                      <w:r w:rsidR="008D19B1">
                        <w:t>4</w:t>
                      </w:r>
                      <w:ins w:id="128" w:author="Dániel Bence Badinszky" w:date="2025-04-13T14:05:00Z">
                        <w:r>
                          <w:t>. ábra</w:t>
                        </w:r>
                      </w:ins>
                      <w:ins w:id="129" w:author="Dániel Bence Badinszky" w:date="2025-04-13T14:06:00Z">
                        <w:r>
                          <w:t xml:space="preserve"> Jelszókezelő oldal</w:t>
                        </w:r>
                      </w:ins>
                    </w:p>
                  </w:txbxContent>
                </v:textbox>
                <w10:wrap type="square"/>
              </v:shape>
            </w:pict>
          </mc:Fallback>
        </mc:AlternateContent>
      </w:r>
      <w:r>
        <w:rPr>
          <w:noProof/>
        </w:rPr>
        <w:drawing>
          <wp:anchor distT="0" distB="0" distL="114300" distR="114300" simplePos="0" relativeHeight="251774976" behindDoc="0" locked="0" layoutInCell="1" allowOverlap="1" wp14:anchorId="658F06B5" wp14:editId="44EB0F28">
            <wp:simplePos x="0" y="0"/>
            <wp:positionH relativeFrom="margin">
              <wp:align>right</wp:align>
            </wp:positionH>
            <wp:positionV relativeFrom="paragraph">
              <wp:posOffset>784860</wp:posOffset>
            </wp:positionV>
            <wp:extent cx="3240000" cy="1645061"/>
            <wp:effectExtent l="0" t="0" r="0" b="0"/>
            <wp:wrapSquare wrapText="bothSides"/>
            <wp:docPr id="85" name="Kép 85" descr="C:\Users\badinszkydb\Downloads\pages.drawio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dinszkydb\Downloads\pages.drawio (2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40000" cy="16450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4FC">
        <w:t>Ezen az oldalon tud a felhasználó jelszót változtatni. Ehhez egy form megjelenítésére van szükség, amely 3 mezőt tartalmaz. A form POST metódussal küldi az adatokat a “#” célra.</w:t>
      </w:r>
    </w:p>
    <w:p w14:paraId="6131F007" w14:textId="73B41DFB" w:rsidR="009724FC" w:rsidRDefault="009724FC" w:rsidP="009724FC">
      <w:pPr>
        <w:pStyle w:val="szdszveg"/>
      </w:pPr>
    </w:p>
    <w:p w14:paraId="53D2290A" w14:textId="60389A4A" w:rsidR="009724FC" w:rsidRPr="00A31449" w:rsidRDefault="009724FC" w:rsidP="009724FC">
      <w:pPr>
        <w:pStyle w:val="szdszveg"/>
        <w:rPr>
          <w:b/>
          <w:u w:val="single"/>
        </w:rPr>
      </w:pPr>
      <w:r w:rsidRPr="00A31449">
        <w:rPr>
          <w:b/>
          <w:u w:val="single"/>
        </w:rPr>
        <w:t>Régi jelszó mező:</w:t>
      </w:r>
      <w:r w:rsidR="00DF3C18" w:rsidRPr="00DF3C18">
        <w:rPr>
          <w:noProof/>
        </w:rPr>
        <w:t xml:space="preserve"> </w:t>
      </w:r>
    </w:p>
    <w:p w14:paraId="407D3F12" w14:textId="77777777" w:rsidR="009724FC" w:rsidRDefault="009724FC" w:rsidP="00A31449">
      <w:pPr>
        <w:pStyle w:val="szdszveg"/>
        <w:ind w:firstLine="0"/>
      </w:pPr>
      <w:r>
        <w:t>kötelező mező</w:t>
      </w:r>
    </w:p>
    <w:p w14:paraId="1FE97899" w14:textId="77777777" w:rsidR="009724FC" w:rsidRDefault="009724FC" w:rsidP="00A31449">
      <w:pPr>
        <w:pStyle w:val="szdszveg"/>
        <w:ind w:firstLine="0"/>
      </w:pPr>
      <w:r>
        <w:t>HTML tag: input&gt;password</w:t>
      </w:r>
    </w:p>
    <w:p w14:paraId="358B7D96" w14:textId="5D837327" w:rsidR="009724FC" w:rsidRPr="009724FC" w:rsidRDefault="009724FC" w:rsidP="00A31449">
      <w:pPr>
        <w:pStyle w:val="szdszveg"/>
        <w:ind w:firstLine="0"/>
      </w:pPr>
      <w:r>
        <w:t>Name: old_password</w:t>
      </w:r>
    </w:p>
    <w:p w14:paraId="435DB96F" w14:textId="77777777" w:rsidR="009724FC" w:rsidRPr="00A31449" w:rsidRDefault="009724FC" w:rsidP="009724FC">
      <w:pPr>
        <w:pStyle w:val="szdszveg"/>
        <w:rPr>
          <w:b/>
          <w:u w:val="single"/>
        </w:rPr>
      </w:pPr>
      <w:r w:rsidRPr="00A31449">
        <w:rPr>
          <w:b/>
          <w:u w:val="single"/>
        </w:rPr>
        <w:t>Új jelszó mező #1:</w:t>
      </w:r>
    </w:p>
    <w:p w14:paraId="7D9FBE46" w14:textId="77777777" w:rsidR="009724FC" w:rsidRDefault="009724FC" w:rsidP="00A31449">
      <w:pPr>
        <w:pStyle w:val="szdszveg"/>
        <w:ind w:firstLine="0"/>
      </w:pPr>
      <w:r>
        <w:t>kötelező mező</w:t>
      </w:r>
    </w:p>
    <w:p w14:paraId="7453734B" w14:textId="77777777" w:rsidR="009724FC" w:rsidRDefault="009724FC" w:rsidP="00A31449">
      <w:pPr>
        <w:pStyle w:val="szdszveg"/>
        <w:ind w:firstLine="0"/>
      </w:pPr>
      <w:r>
        <w:t>HTML tag: input&gt;password</w:t>
      </w:r>
    </w:p>
    <w:p w14:paraId="4B8034DA" w14:textId="7EEC960A" w:rsidR="009724FC" w:rsidRDefault="009724FC" w:rsidP="00A31449">
      <w:pPr>
        <w:pStyle w:val="szdszveg"/>
        <w:ind w:firstLine="0"/>
      </w:pPr>
      <w:r>
        <w:t>Name: new_password</w:t>
      </w:r>
    </w:p>
    <w:p w14:paraId="10785B53" w14:textId="77777777" w:rsidR="009724FC" w:rsidRPr="00A31449" w:rsidRDefault="009724FC" w:rsidP="009724FC">
      <w:pPr>
        <w:pStyle w:val="szdszveg"/>
        <w:rPr>
          <w:b/>
          <w:u w:val="single"/>
        </w:rPr>
      </w:pPr>
      <w:r w:rsidRPr="00A31449">
        <w:rPr>
          <w:b/>
          <w:u w:val="single"/>
        </w:rPr>
        <w:t>Új jelszó mező #2:</w:t>
      </w:r>
    </w:p>
    <w:p w14:paraId="7454479B" w14:textId="77777777" w:rsidR="009724FC" w:rsidRDefault="009724FC" w:rsidP="00A31449">
      <w:pPr>
        <w:pStyle w:val="szdszveg"/>
        <w:ind w:firstLine="0"/>
      </w:pPr>
      <w:r>
        <w:t>kötelező mező</w:t>
      </w:r>
    </w:p>
    <w:p w14:paraId="604BF7F2" w14:textId="77777777" w:rsidR="009724FC" w:rsidRDefault="009724FC" w:rsidP="00A31449">
      <w:pPr>
        <w:pStyle w:val="szdszveg"/>
        <w:ind w:firstLine="0"/>
      </w:pPr>
      <w:r>
        <w:t>HTML tag: input&gt;password</w:t>
      </w:r>
    </w:p>
    <w:p w14:paraId="5D73FBD1" w14:textId="65777BC4" w:rsidR="009724FC" w:rsidRDefault="009724FC" w:rsidP="00A31449">
      <w:pPr>
        <w:pStyle w:val="szdszveg"/>
        <w:ind w:firstLine="0"/>
      </w:pPr>
      <w:r>
        <w:t>Name: new_password2</w:t>
      </w:r>
    </w:p>
    <w:p w14:paraId="45907943" w14:textId="77777777" w:rsidR="009724FC" w:rsidRDefault="009724FC" w:rsidP="009724FC">
      <w:pPr>
        <w:pStyle w:val="szdszveg"/>
      </w:pPr>
    </w:p>
    <w:p w14:paraId="5288CE3D" w14:textId="77777777" w:rsidR="009724FC" w:rsidRPr="00A31449" w:rsidRDefault="009724FC" w:rsidP="009724FC">
      <w:pPr>
        <w:pStyle w:val="szdszveg"/>
        <w:rPr>
          <w:b/>
          <w:u w:val="single"/>
        </w:rPr>
      </w:pPr>
      <w:r w:rsidRPr="00A31449">
        <w:rPr>
          <w:b/>
          <w:u w:val="single"/>
        </w:rPr>
        <w:t>Módosít gomb:</w:t>
      </w:r>
    </w:p>
    <w:p w14:paraId="655CDE43" w14:textId="77777777" w:rsidR="009724FC" w:rsidRDefault="009724FC" w:rsidP="00A31449">
      <w:pPr>
        <w:pStyle w:val="szdszveg"/>
        <w:ind w:firstLine="0"/>
      </w:pPr>
      <w:r>
        <w:t>HTML tag: input&gt;submit</w:t>
      </w:r>
    </w:p>
    <w:p w14:paraId="1B990914" w14:textId="77777777" w:rsidR="009724FC" w:rsidRDefault="009724FC" w:rsidP="00A31449">
      <w:pPr>
        <w:pStyle w:val="szdszveg"/>
        <w:ind w:firstLine="0"/>
      </w:pPr>
      <w:r>
        <w:t>Megjelenítendő szöveg: Save changes</w:t>
      </w:r>
    </w:p>
    <w:p w14:paraId="23F8EFF8" w14:textId="54549D7D" w:rsidR="009724FC" w:rsidRDefault="007127BA" w:rsidP="007127BA">
      <w:pPr>
        <w:pStyle w:val="szdcmsor3"/>
      </w:pPr>
      <w:bookmarkStart w:id="130" w:name="_Toc196410082"/>
      <w:r>
        <w:t>Felhasználók oldal</w:t>
      </w:r>
      <w:bookmarkEnd w:id="130"/>
    </w:p>
    <w:p w14:paraId="5D489FA8" w14:textId="218A33A0" w:rsidR="007127BA" w:rsidRDefault="007127BA" w:rsidP="007127BA">
      <w:pPr>
        <w:pStyle w:val="szdszveg"/>
      </w:pPr>
      <w:r>
        <w:t xml:space="preserve">Ezen az oldalon az összes felhasználó adatai megtekinthetőek, de nem </w:t>
      </w:r>
      <w:r w:rsidR="00231DD0">
        <w:t xml:space="preserve">szerkeszthetőek. </w:t>
      </w:r>
      <w:r>
        <w:t>. A megjelenítés egy táblázatos formában történik.</w:t>
      </w:r>
    </w:p>
    <w:p w14:paraId="4621E8F7" w14:textId="77777777" w:rsidR="007127BA" w:rsidRDefault="007127BA" w:rsidP="007127BA">
      <w:pPr>
        <w:pStyle w:val="szdszveg"/>
      </w:pPr>
    </w:p>
    <w:p w14:paraId="14EC5898" w14:textId="6714B0E2" w:rsidR="007127BA" w:rsidRPr="00A31449" w:rsidRDefault="00373461">
      <w:pPr>
        <w:pStyle w:val="szdszveg"/>
        <w:rPr>
          <w:b/>
          <w:u w:val="single"/>
        </w:rPr>
      </w:pPr>
      <w:r>
        <w:rPr>
          <w:noProof/>
        </w:rPr>
        <mc:AlternateContent>
          <mc:Choice Requires="wps">
            <w:drawing>
              <wp:anchor distT="0" distB="0" distL="114300" distR="114300" simplePos="0" relativeHeight="251780096" behindDoc="0" locked="0" layoutInCell="1" allowOverlap="1" wp14:anchorId="1FD2CDEE" wp14:editId="0C0BE989">
                <wp:simplePos x="0" y="0"/>
                <wp:positionH relativeFrom="column">
                  <wp:posOffset>2339340</wp:posOffset>
                </wp:positionH>
                <wp:positionV relativeFrom="paragraph">
                  <wp:posOffset>1783715</wp:posOffset>
                </wp:positionV>
                <wp:extent cx="3239770" cy="635"/>
                <wp:effectExtent l="0" t="0" r="0" b="0"/>
                <wp:wrapSquare wrapText="bothSides"/>
                <wp:docPr id="88" name="Szövegdoboz 88"/>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1026ACB3" w14:textId="66CAE016" w:rsidR="008E67B1" w:rsidRPr="009972CE" w:rsidRDefault="008E67B1" w:rsidP="00A31449">
                            <w:pPr>
                              <w:pStyle w:val="Kpalrs"/>
                              <w:jc w:val="center"/>
                              <w:rPr>
                                <w:noProof/>
                              </w:rPr>
                            </w:pPr>
                            <w:ins w:id="131" w:author="Dániel Bence Badinszky" w:date="2025-04-13T14:08:00Z">
                              <w:r>
                                <w:rPr>
                                  <w:noProof/>
                                </w:rPr>
                                <w:t>4</w:t>
                              </w:r>
                            </w:ins>
                            <w:r w:rsidR="008D19B1">
                              <w:rPr>
                                <w:noProof/>
                              </w:rPr>
                              <w:t>5</w:t>
                            </w:r>
                            <w:ins w:id="132" w:author="Dániel Bence Badinszky" w:date="2025-04-13T14:08:00Z">
                              <w:r>
                                <w:t>. ábra Felhasználók oldal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CDEE" id="Szövegdoboz 88" o:spid="_x0000_s1064" type="#_x0000_t202" style="position:absolute;left:0;text-align:left;margin-left:184.2pt;margin-top:140.45pt;width:255.1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" stroked="f">
                <v:textbox style="mso-fit-shape-to-text:t" inset="0,0,0,0">
                  <w:txbxContent>
                    <w:p w14:paraId="1026ACB3" w14:textId="66CAE016" w:rsidR="008E67B1" w:rsidRPr="009972CE" w:rsidRDefault="008E67B1" w:rsidP="00A31449">
                      <w:pPr>
                        <w:pStyle w:val="Kpalrs"/>
                        <w:jc w:val="center"/>
                        <w:rPr>
                          <w:noProof/>
                        </w:rPr>
                      </w:pPr>
                      <w:ins w:id="133" w:author="Dániel Bence Badinszky" w:date="2025-04-13T14:08:00Z">
                        <w:r>
                          <w:rPr>
                            <w:noProof/>
                          </w:rPr>
                          <w:t>4</w:t>
                        </w:r>
                      </w:ins>
                      <w:r w:rsidR="008D19B1">
                        <w:rPr>
                          <w:noProof/>
                        </w:rPr>
                        <w:t>5</w:t>
                      </w:r>
                      <w:ins w:id="134" w:author="Dániel Bence Badinszky" w:date="2025-04-13T14:08:00Z">
                        <w:r>
                          <w:t>. ábra Felhasználók oldal</w:t>
                        </w:r>
                      </w:ins>
                    </w:p>
                  </w:txbxContent>
                </v:textbox>
                <w10:wrap type="square"/>
              </v:shape>
            </w:pict>
          </mc:Fallback>
        </mc:AlternateContent>
      </w:r>
      <w:r>
        <w:rPr>
          <w:noProof/>
        </w:rPr>
        <w:drawing>
          <wp:anchor distT="0" distB="0" distL="114300" distR="114300" simplePos="0" relativeHeight="251778048" behindDoc="0" locked="0" layoutInCell="1" allowOverlap="1" wp14:anchorId="63012EA8" wp14:editId="1A32BBAC">
            <wp:simplePos x="0" y="0"/>
            <wp:positionH relativeFrom="margin">
              <wp:align>right</wp:align>
            </wp:positionH>
            <wp:positionV relativeFrom="paragraph">
              <wp:posOffset>120650</wp:posOffset>
            </wp:positionV>
            <wp:extent cx="3240000" cy="1606348"/>
            <wp:effectExtent l="0" t="0" r="0" b="0"/>
            <wp:wrapSquare wrapText="bothSides"/>
            <wp:docPr id="87" name="Kép 87" descr="C:\Users\badinszkydb\Downloads\pages.drawio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adinszkydb\Downloads\pages.drawio (2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40000" cy="16063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7BA" w:rsidRPr="00A31449">
        <w:rPr>
          <w:b/>
          <w:u w:val="single"/>
        </w:rPr>
        <w:t>Elemek táblázat:</w:t>
      </w:r>
    </w:p>
    <w:p w14:paraId="4A0F691A" w14:textId="757C49D7" w:rsidR="007127BA" w:rsidRDefault="007127BA" w:rsidP="00A31449">
      <w:pPr>
        <w:pStyle w:val="szdszveg"/>
        <w:ind w:firstLine="0"/>
      </w:pPr>
      <w:r>
        <w:t>HTML tag:table</w:t>
      </w:r>
    </w:p>
    <w:p w14:paraId="10176EB9" w14:textId="77777777" w:rsidR="00231DD0" w:rsidRDefault="007127BA" w:rsidP="00A31449">
      <w:pPr>
        <w:pStyle w:val="szdszveg"/>
        <w:ind w:firstLine="0"/>
      </w:pPr>
      <w:r>
        <w:t xml:space="preserve">CSS: </w:t>
      </w:r>
    </w:p>
    <w:p w14:paraId="4C3FF8E4" w14:textId="6DF94D4D" w:rsidR="007127BA" w:rsidRDefault="007127BA" w:rsidP="00A31449">
      <w:pPr>
        <w:pStyle w:val="szdforrskd"/>
      </w:pPr>
      <w:r>
        <w:t>table-striped table-dark</w:t>
      </w:r>
    </w:p>
    <w:p w14:paraId="4D3C12A0" w14:textId="60AD9791" w:rsidR="007127BA" w:rsidRDefault="007127BA" w:rsidP="00A31449">
      <w:pPr>
        <w:pStyle w:val="szdforrskd"/>
      </w:pPr>
      <w:r>
        <w:t>width: 90%;</w:t>
      </w:r>
    </w:p>
    <w:p w14:paraId="14A36F20" w14:textId="7E9C82C5" w:rsidR="007127BA" w:rsidRDefault="007127BA" w:rsidP="00A31449">
      <w:pPr>
        <w:pStyle w:val="szdforrskd"/>
      </w:pPr>
      <w:r>
        <w:t>margin-left: auto;</w:t>
      </w:r>
    </w:p>
    <w:p w14:paraId="4D2AB627" w14:textId="5551AB63" w:rsidR="007127BA" w:rsidRPr="007127BA" w:rsidRDefault="007127BA" w:rsidP="00A31449">
      <w:pPr>
        <w:pStyle w:val="szdforrskd"/>
      </w:pPr>
      <w:r>
        <w:t>margin-right: auto;</w:t>
      </w:r>
    </w:p>
    <w:p w14:paraId="405E2460" w14:textId="77777777" w:rsidR="009724FC" w:rsidRDefault="009724FC" w:rsidP="009724FC">
      <w:pPr>
        <w:pStyle w:val="szdszveg"/>
      </w:pPr>
    </w:p>
    <w:p w14:paraId="4F080BBC" w14:textId="201AD4B0" w:rsidR="008E67B1" w:rsidRDefault="008E67B1">
      <w:pPr>
        <w:pStyle w:val="szdszveg"/>
        <w:sectPr w:rsidR="008E67B1" w:rsidSect="00A31449">
          <w:type w:val="continuous"/>
          <w:pgSz w:w="11906" w:h="16838"/>
          <w:pgMar w:top="1418" w:right="1418" w:bottom="1418" w:left="1418" w:header="0" w:footer="709" w:gutter="284"/>
          <w:cols w:space="708"/>
          <w:formProt w:val="0"/>
          <w:titlePg/>
          <w:docGrid w:linePitch="360"/>
        </w:sectPr>
        <w:pPrChange w:id="135" w:author="Dániel Bence Badinszky" w:date="2025-04-13T14:03:00Z">
          <w:pPr>
            <w:pStyle w:val="szdszveg"/>
            <w:ind w:firstLine="0"/>
          </w:pPr>
        </w:pPrChange>
      </w:pPr>
    </w:p>
    <w:p w14:paraId="591513BC" w14:textId="2606DA78" w:rsidR="005B4CB9" w:rsidDel="005B0A0F" w:rsidRDefault="005B4CB9" w:rsidP="00A31449">
      <w:pPr>
        <w:pStyle w:val="szdszveg"/>
        <w:rPr>
          <w:del w:id="136" w:author="Badinszky Dániel Bence" w:date="2025-03-27T14:03:00Z"/>
        </w:rPr>
      </w:pPr>
      <w:bookmarkStart w:id="137" w:name="_Toc194157361"/>
      <w:bookmarkStart w:id="138" w:name="_Toc194160297"/>
      <w:bookmarkStart w:id="139" w:name="_Toc194833269"/>
      <w:bookmarkStart w:id="140" w:name="_Toc195256052"/>
      <w:bookmarkStart w:id="141" w:name="_Toc195445845"/>
      <w:bookmarkStart w:id="142" w:name="_Toc195446009"/>
      <w:bookmarkStart w:id="143" w:name="_Toc195446094"/>
      <w:bookmarkStart w:id="144" w:name="_Toc195446177"/>
      <w:bookmarkStart w:id="145" w:name="_Toc195446261"/>
      <w:bookmarkStart w:id="146" w:name="_Toc196410083"/>
      <w:bookmarkEnd w:id="137"/>
      <w:bookmarkEnd w:id="138"/>
      <w:bookmarkEnd w:id="139"/>
      <w:bookmarkEnd w:id="140"/>
      <w:bookmarkEnd w:id="141"/>
      <w:bookmarkEnd w:id="142"/>
      <w:bookmarkEnd w:id="143"/>
      <w:bookmarkEnd w:id="144"/>
      <w:bookmarkEnd w:id="145"/>
      <w:bookmarkEnd w:id="146"/>
    </w:p>
    <w:p w14:paraId="18A2F262" w14:textId="2BC9528C" w:rsidR="005B4CB9" w:rsidDel="00195077" w:rsidRDefault="005B4CB9" w:rsidP="00A31449">
      <w:pPr>
        <w:pStyle w:val="szdszveg"/>
        <w:rPr>
          <w:del w:id="147" w:author="Badinszky Dániel Bence" w:date="2025-03-27T14:03:00Z"/>
        </w:rPr>
      </w:pPr>
      <w:bookmarkStart w:id="148" w:name="_Toc194157362"/>
      <w:bookmarkStart w:id="149" w:name="_Toc194160298"/>
      <w:bookmarkStart w:id="150" w:name="_Toc194833270"/>
      <w:bookmarkStart w:id="151" w:name="_Toc195256053"/>
      <w:bookmarkStart w:id="152" w:name="_Toc195445846"/>
      <w:bookmarkStart w:id="153" w:name="_Toc195446010"/>
      <w:bookmarkStart w:id="154" w:name="_Toc195446095"/>
      <w:bookmarkStart w:id="155" w:name="_Toc195446178"/>
      <w:bookmarkStart w:id="156" w:name="_Toc195446262"/>
      <w:bookmarkStart w:id="157" w:name="_Toc196410084"/>
      <w:bookmarkEnd w:id="148"/>
      <w:bookmarkEnd w:id="149"/>
      <w:bookmarkEnd w:id="150"/>
      <w:bookmarkEnd w:id="151"/>
      <w:bookmarkEnd w:id="152"/>
      <w:bookmarkEnd w:id="153"/>
      <w:bookmarkEnd w:id="154"/>
      <w:bookmarkEnd w:id="155"/>
      <w:bookmarkEnd w:id="156"/>
      <w:bookmarkEnd w:id="157"/>
    </w:p>
    <w:p w14:paraId="7BE92FBD" w14:textId="673D93D8" w:rsidR="00C9572A" w:rsidDel="005B0A0F" w:rsidRDefault="00C9572A" w:rsidP="00A31449">
      <w:pPr>
        <w:pStyle w:val="szdszveg"/>
        <w:rPr>
          <w:del w:id="158" w:author="Badinszky Dániel Bence" w:date="2025-03-29T09:01:00Z"/>
        </w:rPr>
      </w:pPr>
      <w:bookmarkStart w:id="159" w:name="_Toc194157363"/>
      <w:bookmarkStart w:id="160" w:name="_Toc194160299"/>
      <w:bookmarkStart w:id="161" w:name="_Toc194833271"/>
      <w:bookmarkStart w:id="162" w:name="_Toc195256054"/>
      <w:bookmarkStart w:id="163" w:name="_Toc195445847"/>
      <w:bookmarkStart w:id="164" w:name="_Toc195446011"/>
      <w:bookmarkStart w:id="165" w:name="_Toc195446096"/>
      <w:bookmarkStart w:id="166" w:name="_Toc195446179"/>
      <w:bookmarkStart w:id="167" w:name="_Toc195446263"/>
      <w:bookmarkStart w:id="168" w:name="_Toc196410085"/>
      <w:bookmarkEnd w:id="159"/>
      <w:bookmarkEnd w:id="160"/>
      <w:bookmarkEnd w:id="161"/>
      <w:bookmarkEnd w:id="162"/>
      <w:bookmarkEnd w:id="163"/>
      <w:bookmarkEnd w:id="164"/>
      <w:bookmarkEnd w:id="165"/>
      <w:bookmarkEnd w:id="166"/>
      <w:bookmarkEnd w:id="167"/>
      <w:bookmarkEnd w:id="168"/>
    </w:p>
    <w:p w14:paraId="0D167788" w14:textId="5D9FDF82" w:rsidR="00C9572A" w:rsidRDefault="00C9572A" w:rsidP="00A31449">
      <w:pPr>
        <w:pStyle w:val="szdcmsor1"/>
      </w:pPr>
      <w:bookmarkStart w:id="169" w:name="_Toc196410086"/>
      <w:r>
        <w:lastRenderedPageBreak/>
        <w:t>Szakirodalom</w:t>
      </w:r>
      <w:bookmarkEnd w:id="169"/>
      <w:del w:id="170" w:author="Badinszky Dániel Bence" w:date="2025-03-27T14:17:00Z">
        <w:r w:rsidDel="003F7154">
          <w:delText>:</w:delText>
        </w:r>
      </w:del>
    </w:p>
    <w:p w14:paraId="633A4D2B" w14:textId="24BD854A" w:rsidR="00C9572A" w:rsidRDefault="00C9572A" w:rsidP="00A31449">
      <w:pPr>
        <w:pStyle w:val="szdszakirodalom"/>
        <w:numPr>
          <w:ilvl w:val="0"/>
          <w:numId w:val="26"/>
        </w:numPr>
        <w:ind w:hanging="219"/>
      </w:pPr>
      <w:del w:id="171" w:author="Badinszky Dániel Bence" w:date="2025-03-27T14:11:00Z">
        <w:r w:rsidDel="00E67492">
          <w:delText xml:space="preserve">[1] </w:delText>
        </w:r>
      </w:del>
      <w:r w:rsidRPr="00C9572A">
        <w:t>KSH: 20.8.1.11. Teljes munkaidőben alkalmazásban állók bruttó átlagkeresete foglalkozások szerint</w:t>
      </w:r>
      <w:ins w:id="172" w:author="Badinszky Dániel Bence" w:date="2025-03-27T16:24:00Z">
        <w:r w:rsidR="00A14678">
          <w:t xml:space="preserve"> </w:t>
        </w:r>
        <w:r w:rsidR="00A14678">
          <w:fldChar w:fldCharType="begin"/>
        </w:r>
        <w:r w:rsidR="00A14678">
          <w:instrText xml:space="preserve"> HYPERLINK "https://www.ksh.hu/stadat_files/mun/hu/mun0059.html" </w:instrText>
        </w:r>
        <w:r w:rsidR="00A14678">
          <w:fldChar w:fldCharType="separate"/>
        </w:r>
        <w:r w:rsidR="00A14678" w:rsidRPr="00A14678">
          <w:rPr>
            <w:rStyle w:val="Hiperhivatkozs"/>
          </w:rPr>
          <w:t>Forrás</w:t>
        </w:r>
        <w:r w:rsidR="00A14678">
          <w:fldChar w:fldCharType="end"/>
        </w:r>
      </w:ins>
    </w:p>
    <w:p w14:paraId="4FBA491A" w14:textId="5EC615F3" w:rsidR="009914C6" w:rsidRDefault="009914C6" w:rsidP="00A31449">
      <w:pPr>
        <w:pStyle w:val="szdszakirodalom"/>
        <w:ind w:hanging="219"/>
      </w:pPr>
      <w:del w:id="173" w:author="Badinszky Dániel Bence" w:date="2025-03-27T14:11:00Z">
        <w:r w:rsidDel="00E67492">
          <w:delText xml:space="preserve">[2] </w:delText>
        </w:r>
      </w:del>
      <w:r w:rsidRPr="009914C6">
        <w:t>SAP</w:t>
      </w:r>
      <w:del w:id="174" w:author="Badinszky Dániel Bence" w:date="2025-03-27T16:29:00Z">
        <w:r w:rsidRPr="009914C6" w:rsidDel="00007008">
          <w:delText>.</w:delText>
        </w:r>
      </w:del>
      <w:r w:rsidRPr="009914C6">
        <w:t xml:space="preserve"> (</w:t>
      </w:r>
      <w:del w:id="175" w:author="Badinszky Dániel Bence" w:date="2025-03-27T16:28:00Z">
        <w:r w:rsidRPr="009914C6" w:rsidDel="00007008">
          <w:delText xml:space="preserve">2025. Február </w:delText>
        </w:r>
      </w:del>
      <w:r w:rsidRPr="009914C6">
        <w:t>2025.02.08.)</w:t>
      </w:r>
      <w:del w:id="176" w:author="Badinszky Dániel Bence" w:date="2025-03-27T16:28:00Z">
        <w:r w:rsidRPr="009914C6" w:rsidDel="00007008">
          <w:delText>.</w:delText>
        </w:r>
      </w:del>
      <w:r w:rsidRPr="009914C6">
        <w:t xml:space="preserve"> </w:t>
      </w:r>
      <w:del w:id="177" w:author="Badinszky Dániel Bence" w:date="2025-03-27T16:28:00Z">
        <w:r w:rsidRPr="009914C6" w:rsidDel="00007008">
          <w:delText xml:space="preserve">SAP - </w:delText>
        </w:r>
      </w:del>
      <w:r w:rsidRPr="009914C6">
        <w:t xml:space="preserve">Multilevel BOM. </w:t>
      </w:r>
      <w:ins w:id="178" w:author="Badinszky Dániel Bence" w:date="2025-03-27T16:23:00Z">
        <w:r w:rsidR="00A14678">
          <w:fldChar w:fldCharType="begin"/>
        </w:r>
        <w:r w:rsidR="00A14678">
          <w:instrText xml:space="preserve"> HYPERLINK "https://community.sap.com/t5/enterprise-resource-planning-blogs-by-sap/multilevel-bill-of-material-bom/ba-p/13515956" </w:instrText>
        </w:r>
        <w:r w:rsidR="00A14678">
          <w:fldChar w:fldCharType="separate"/>
        </w:r>
        <w:r w:rsidRPr="00A14678">
          <w:rPr>
            <w:rStyle w:val="Hiperhivatkozs"/>
          </w:rPr>
          <w:t>Forrás</w:t>
        </w:r>
        <w:r w:rsidR="00A14678">
          <w:fldChar w:fldCharType="end"/>
        </w:r>
      </w:ins>
      <w:del w:id="179" w:author="Badinszky Dániel Bence" w:date="2025-03-27T16:24:00Z">
        <w:r w:rsidRPr="009914C6" w:rsidDel="00A14678">
          <w:delText xml:space="preserve">: </w:delText>
        </w:r>
      </w:del>
      <w:del w:id="180" w:author="Badinszky Dániel Bence" w:date="2025-03-27T16:23:00Z">
        <w:r w:rsidR="008E3FDC" w:rsidDel="00A14678">
          <w:fldChar w:fldCharType="begin"/>
        </w:r>
        <w:r w:rsidR="008E3FDC" w:rsidDel="00A14678">
          <w:delInstrText xml:space="preserve"> HYPERLINK "https://community.sap.com/t5/enterprise-resource-planning-blogs-by-sap/multilevel-bill-of-material-bom/ba-p/13515956" </w:delInstrText>
        </w:r>
        <w:r w:rsidR="008E3FDC" w:rsidDel="00A14678">
          <w:fldChar w:fldCharType="separate"/>
        </w:r>
        <w:r w:rsidR="00574F64" w:rsidRPr="00C426D1" w:rsidDel="00A14678">
          <w:rPr>
            <w:rStyle w:val="Hiperhivatkozs"/>
          </w:rPr>
          <w:delText>https://community.sap.com/t5/enterprise-resource-planning-blogs-by-sap/multilevel-bill-of-material-bom/ba-p/13515956</w:delText>
        </w:r>
        <w:r w:rsidR="008E3FDC" w:rsidDel="00A14678">
          <w:rPr>
            <w:rStyle w:val="Hiperhivatkozs"/>
          </w:rPr>
          <w:fldChar w:fldCharType="end"/>
        </w:r>
      </w:del>
    </w:p>
    <w:p w14:paraId="5CBFD75F" w14:textId="3ED057A1" w:rsidR="00574F64" w:rsidRDefault="00574F64" w:rsidP="00A31449">
      <w:pPr>
        <w:pStyle w:val="szdszakirodalom"/>
        <w:ind w:hanging="219"/>
      </w:pPr>
      <w:del w:id="181" w:author="Badinszky Dániel Bence" w:date="2025-03-27T14:11:00Z">
        <w:r w:rsidDel="00E67492">
          <w:delText xml:space="preserve">[3] </w:delText>
        </w:r>
      </w:del>
      <w:r w:rsidRPr="00574F64">
        <w:t>Autodesk</w:t>
      </w:r>
      <w:del w:id="182" w:author="Badinszky Dániel Bence" w:date="2025-03-27T16:29:00Z">
        <w:r w:rsidRPr="00574F64" w:rsidDel="00087429">
          <w:delText>.</w:delText>
        </w:r>
      </w:del>
      <w:r w:rsidRPr="00574F64">
        <w:t xml:space="preserve"> (2025. Február)</w:t>
      </w:r>
      <w:del w:id="183" w:author="Badinszky Dániel Bence" w:date="2025-03-27T16:29:00Z">
        <w:r w:rsidRPr="00574F64" w:rsidDel="00087429">
          <w:delText>.</w:delText>
        </w:r>
      </w:del>
      <w:r w:rsidRPr="00574F64">
        <w:t xml:space="preserve"> Introducing Bill of Materials (BOM) for Autodesk Fusion. </w:t>
      </w:r>
      <w:ins w:id="184" w:author="Badinszky Dániel Bence" w:date="2025-03-27T16:23:00Z">
        <w:r w:rsidR="00A14678">
          <w:fldChar w:fldCharType="begin"/>
        </w:r>
        <w:r w:rsidR="00A14678">
          <w:instrText xml:space="preserve"> HYPERLINK "https://www.autodesk.com/products/fusion-360/blog/introducing-bill-of-materials-bom-autodesk-fusion/" </w:instrText>
        </w:r>
        <w:r w:rsidR="00A14678">
          <w:fldChar w:fldCharType="separate"/>
        </w:r>
        <w:r w:rsidRPr="00A14678">
          <w:rPr>
            <w:rStyle w:val="Hiperhivatkozs"/>
          </w:rPr>
          <w:t>Forrás</w:t>
        </w:r>
        <w:r w:rsidR="00A14678">
          <w:fldChar w:fldCharType="end"/>
        </w:r>
      </w:ins>
      <w:del w:id="185" w:author="Badinszky Dániel Bence" w:date="2025-03-27T16:23:00Z">
        <w:r w:rsidRPr="00574F64" w:rsidDel="00A14678">
          <w:delText>: Autodesk: https://www.autodesk.com/products/fusion-360/blog/introducing-bill-of-materials-bom-autodesk-fusion/</w:delText>
        </w:r>
      </w:del>
    </w:p>
    <w:p w14:paraId="1B143253" w14:textId="17CDF73E" w:rsidR="00C9572A" w:rsidRDefault="00645DA1" w:rsidP="00A31449">
      <w:pPr>
        <w:pStyle w:val="szdszakirodalom"/>
        <w:ind w:hanging="219"/>
      </w:pPr>
      <w:del w:id="186" w:author="Badinszky Dániel Bence" w:date="2025-03-27T14:11:00Z">
        <w:r w:rsidDel="00E67492">
          <w:delText xml:space="preserve">[4] </w:delText>
        </w:r>
      </w:del>
      <w:r w:rsidRPr="00645DA1">
        <w:t>MRPeasy</w:t>
      </w:r>
      <w:del w:id="187" w:author="Badinszky Dániel Bence" w:date="2025-03-27T16:29:00Z">
        <w:r w:rsidRPr="00645DA1" w:rsidDel="00087429">
          <w:delText>.</w:delText>
        </w:r>
      </w:del>
      <w:r w:rsidRPr="00645DA1">
        <w:t xml:space="preserve"> (2025)</w:t>
      </w:r>
      <w:del w:id="188" w:author="Badinszky Dániel Bence" w:date="2025-03-27T16:29:00Z">
        <w:r w:rsidRPr="00645DA1" w:rsidDel="00087429">
          <w:delText>.</w:delText>
        </w:r>
      </w:del>
      <w:r w:rsidRPr="00645DA1">
        <w:t xml:space="preserve"> MRPeasy - Integrated BOM solutions. </w:t>
      </w:r>
      <w:ins w:id="189" w:author="Badinszky Dániel Bence" w:date="2025-03-27T16:23:00Z">
        <w:r w:rsidR="00A14678">
          <w:fldChar w:fldCharType="begin"/>
        </w:r>
        <w:r w:rsidR="00A14678">
          <w:instrText xml:space="preserve"> HYPERLINK "https://www.mrpeasy.com/" </w:instrText>
        </w:r>
        <w:r w:rsidR="00A14678">
          <w:fldChar w:fldCharType="separate"/>
        </w:r>
        <w:r w:rsidRPr="00A14678">
          <w:rPr>
            <w:rStyle w:val="Hiperhivatkozs"/>
          </w:rPr>
          <w:t>Forrás</w:t>
        </w:r>
        <w:r w:rsidR="00A14678">
          <w:fldChar w:fldCharType="end"/>
        </w:r>
      </w:ins>
      <w:del w:id="190" w:author="Badinszky Dániel Bence" w:date="2025-03-27T16:23:00Z">
        <w:r w:rsidRPr="00645DA1" w:rsidDel="00A14678">
          <w:delText xml:space="preserve">: </w:delText>
        </w:r>
        <w:r w:rsidR="008E3FDC" w:rsidDel="00A14678">
          <w:fldChar w:fldCharType="begin"/>
        </w:r>
        <w:r w:rsidR="008E3FDC" w:rsidDel="00A14678">
          <w:delInstrText xml:space="preserve"> HYPERLINK "https://www.mrpeasy.com/" </w:delInstrText>
        </w:r>
        <w:r w:rsidR="008E3FDC" w:rsidDel="00A14678">
          <w:fldChar w:fldCharType="separate"/>
        </w:r>
        <w:r w:rsidRPr="00C426D1" w:rsidDel="00A14678">
          <w:rPr>
            <w:rStyle w:val="Hiperhivatkozs"/>
          </w:rPr>
          <w:delText>https://www.mrpeasy.com/</w:delText>
        </w:r>
        <w:r w:rsidR="008E3FDC" w:rsidDel="00A14678">
          <w:rPr>
            <w:rStyle w:val="Hiperhivatkozs"/>
          </w:rPr>
          <w:fldChar w:fldCharType="end"/>
        </w:r>
      </w:del>
    </w:p>
    <w:p w14:paraId="66E39D2E" w14:textId="33122440" w:rsidR="00645DA1" w:rsidRDefault="00645DA1" w:rsidP="00A31449">
      <w:pPr>
        <w:pStyle w:val="szdszakirodalom"/>
        <w:ind w:hanging="219"/>
      </w:pPr>
      <w:del w:id="191" w:author="Badinszky Dániel Bence" w:date="2025-03-27T14:11:00Z">
        <w:r w:rsidDel="00E67492">
          <w:delText xml:space="preserve">[5] </w:delText>
        </w:r>
      </w:del>
      <w:r w:rsidRPr="00645DA1">
        <w:t>Katana</w:t>
      </w:r>
      <w:del w:id="192" w:author="Badinszky Dániel Bence" w:date="2025-03-27T16:29:00Z">
        <w:r w:rsidRPr="00645DA1" w:rsidDel="00087429">
          <w:delText>.</w:delText>
        </w:r>
      </w:del>
      <w:r w:rsidRPr="00645DA1">
        <w:t xml:space="preserve"> (2025)</w:t>
      </w:r>
      <w:del w:id="193" w:author="Badinszky Dániel Bence" w:date="2025-03-27T16:29:00Z">
        <w:r w:rsidRPr="00645DA1" w:rsidDel="00087429">
          <w:delText>.</w:delText>
        </w:r>
      </w:del>
      <w:r w:rsidRPr="00645DA1">
        <w:t xml:space="preserve"> MRP. </w:t>
      </w:r>
      <w:ins w:id="194" w:author="Badinszky Dániel Bence" w:date="2025-03-27T16:22:00Z">
        <w:r w:rsidR="00A14678">
          <w:fldChar w:fldCharType="begin"/>
        </w:r>
        <w:r w:rsidR="00A14678">
          <w:instrText xml:space="preserve"> HYPERLINK "https://katanamrp.com/features/production-management/" </w:instrText>
        </w:r>
        <w:r w:rsidR="00A14678">
          <w:fldChar w:fldCharType="separate"/>
        </w:r>
        <w:r w:rsidRPr="00A14678">
          <w:rPr>
            <w:rStyle w:val="Hiperhivatkozs"/>
          </w:rPr>
          <w:t>Forrás</w:t>
        </w:r>
        <w:r w:rsidR="00A14678">
          <w:fldChar w:fldCharType="end"/>
        </w:r>
      </w:ins>
      <w:del w:id="195" w:author="Badinszky Dániel Bence" w:date="2025-03-27T16:23:00Z">
        <w:r w:rsidRPr="00645DA1" w:rsidDel="00A14678">
          <w:delText xml:space="preserve">: Katana: </w:delText>
        </w:r>
      </w:del>
    </w:p>
    <w:p w14:paraId="02BD9D36" w14:textId="65D37293" w:rsidR="00957AD8" w:rsidRDefault="00957AD8" w:rsidP="00A31449">
      <w:pPr>
        <w:pStyle w:val="szdszakirodalom"/>
        <w:ind w:hanging="219"/>
      </w:pPr>
      <w:del w:id="196" w:author="Badinszky Dániel Bence" w:date="2025-03-27T14:11:00Z">
        <w:r w:rsidDel="00E67492">
          <w:delText xml:space="preserve">[6] </w:delText>
        </w:r>
      </w:del>
      <w:r w:rsidRPr="00957AD8">
        <w:t>Sweigart, A. (2020)</w:t>
      </w:r>
      <w:del w:id="197" w:author="Badinszky Dániel Bence" w:date="2025-03-27T16:29:00Z">
        <w:r w:rsidRPr="00957AD8" w:rsidDel="00087429">
          <w:delText>.</w:delText>
        </w:r>
      </w:del>
      <w:r w:rsidRPr="00957AD8">
        <w:t xml:space="preserve"> </w:t>
      </w:r>
      <w:del w:id="198" w:author="Badinszky Dániel Bence" w:date="2025-03-27T16:26:00Z">
        <w:r w:rsidRPr="00957AD8" w:rsidDel="00756D0C">
          <w:delText>AUTOMATE THE BORING STUFF WITH PYTHON.</w:delText>
        </w:r>
      </w:del>
      <w:ins w:id="199" w:author="Badinszky Dániel Bence" w:date="2025-03-27T16:26:00Z">
        <w:r w:rsidR="00756D0C">
          <w:t>Automate the boring stuff with python</w:t>
        </w:r>
      </w:ins>
      <w:r w:rsidRPr="00957AD8">
        <w:t xml:space="preserve"> </w:t>
      </w:r>
      <w:ins w:id="200" w:author="Badinszky Dániel Bence" w:date="2025-03-27T16:22:00Z">
        <w:r w:rsidR="00A14678">
          <w:fldChar w:fldCharType="begin"/>
        </w:r>
        <w:r w:rsidR="00A14678">
          <w:instrText xml:space="preserve"> HYPERLINK "https://automatetheboringstuff.com/" </w:instrText>
        </w:r>
        <w:r w:rsidR="00A14678">
          <w:fldChar w:fldCharType="separate"/>
        </w:r>
        <w:r w:rsidR="00A14678" w:rsidRPr="00A14678">
          <w:rPr>
            <w:rStyle w:val="Hiperhivatkozs"/>
          </w:rPr>
          <w:t>Forrás</w:t>
        </w:r>
        <w:r w:rsidR="00A14678">
          <w:fldChar w:fldCharType="end"/>
        </w:r>
      </w:ins>
      <w:del w:id="201" w:author="Badinszky Dániel Bence" w:date="2025-03-27T16:22:00Z">
        <w:r w:rsidRPr="00957AD8" w:rsidDel="00A14678">
          <w:delText>245 8th Street, San Francisco, CA 94103: William Pollock.</w:delText>
        </w:r>
      </w:del>
    </w:p>
    <w:p w14:paraId="3DC49260" w14:textId="03B42D90" w:rsidR="00A76414" w:rsidRDefault="00A76414" w:rsidP="00A31449">
      <w:pPr>
        <w:pStyle w:val="szdszakirodalom"/>
        <w:ind w:hanging="219"/>
      </w:pPr>
      <w:del w:id="202" w:author="Badinszky Dániel Bence" w:date="2025-03-27T14:11:00Z">
        <w:r w:rsidDel="00E67492">
          <w:delText xml:space="preserve">[7] </w:delText>
        </w:r>
      </w:del>
      <w:r>
        <w:t xml:space="preserve">Martin Lindström (2022), Containers &amp; Virtual machines, </w:t>
      </w:r>
      <w:ins w:id="203" w:author="Badinszky Dániel Bence" w:date="2025-03-27T16:22:00Z">
        <w:r w:rsidR="00A14678">
          <w:fldChar w:fldCharType="begin"/>
        </w:r>
        <w:r w:rsidR="00A14678">
          <w:instrText xml:space="preserve"> HYPERLINK "https://www.diva-portal.org/smash/get/diva2:1665606/FULLTEXT01.pdf" </w:instrText>
        </w:r>
        <w:r w:rsidR="00A14678">
          <w:fldChar w:fldCharType="separate"/>
        </w:r>
        <w:r w:rsidR="00A14678" w:rsidRPr="00A14678">
          <w:rPr>
            <w:rStyle w:val="Hiperhivatkozs"/>
          </w:rPr>
          <w:t>Forrás</w:t>
        </w:r>
        <w:r w:rsidR="00A14678">
          <w:fldChar w:fldCharType="end"/>
        </w:r>
      </w:ins>
    </w:p>
    <w:p w14:paraId="164F41C4" w14:textId="51ABC942" w:rsidR="00F000F8" w:rsidRDefault="00F000F8" w:rsidP="00A31449">
      <w:pPr>
        <w:pStyle w:val="szdszakirodalom"/>
        <w:ind w:hanging="219"/>
      </w:pPr>
      <w:del w:id="204" w:author="Badinszky Dániel Bence" w:date="2025-03-27T14:11:00Z">
        <w:r w:rsidDel="00E67492">
          <w:delText xml:space="preserve">[8] </w:delText>
        </w:r>
      </w:del>
      <w:r>
        <w:t xml:space="preserve">Portainer Official Documentation (2025) </w:t>
      </w:r>
      <w:ins w:id="205" w:author="Badinszky Dániel Bence" w:date="2025-03-27T16:21:00Z">
        <w:r w:rsidR="00A14678">
          <w:fldChar w:fldCharType="begin"/>
        </w:r>
        <w:r w:rsidR="00A14678">
          <w:instrText xml:space="preserve"> HYPERLINK "https://docs.portainer.io/" </w:instrText>
        </w:r>
        <w:r w:rsidR="00A14678">
          <w:fldChar w:fldCharType="separate"/>
        </w:r>
        <w:r w:rsidR="00A14678" w:rsidRPr="00A14678">
          <w:rPr>
            <w:rStyle w:val="Hiperhivatkozs"/>
          </w:rPr>
          <w:t>Forrás</w:t>
        </w:r>
        <w:r w:rsidR="00A14678">
          <w:fldChar w:fldCharType="end"/>
        </w:r>
      </w:ins>
    </w:p>
    <w:p w14:paraId="221FD47D" w14:textId="1B4A551B" w:rsidR="00436427" w:rsidRDefault="00436427" w:rsidP="00A31449">
      <w:pPr>
        <w:pStyle w:val="szdszakirodalom"/>
        <w:ind w:hanging="219"/>
      </w:pPr>
      <w:del w:id="206" w:author="Badinszky Dániel Bence" w:date="2025-03-27T14:11:00Z">
        <w:r w:rsidDel="00E67492">
          <w:delText xml:space="preserve">[9] </w:delText>
        </w:r>
      </w:del>
      <w:r>
        <w:t xml:space="preserve">Wikipédia – DevOps, (2025) </w:t>
      </w:r>
      <w:ins w:id="207" w:author="Badinszky Dániel Bence" w:date="2025-03-27T16:21:00Z">
        <w:r w:rsidR="00A14678">
          <w:fldChar w:fldCharType="begin"/>
        </w:r>
        <w:r w:rsidR="00A14678">
          <w:instrText xml:space="preserve"> HYPERLINK "https://en.wikipedia.org/wiki/DevOps" </w:instrText>
        </w:r>
        <w:r w:rsidR="00A14678">
          <w:fldChar w:fldCharType="separate"/>
        </w:r>
        <w:r w:rsidR="00A14678" w:rsidRPr="00A14678">
          <w:rPr>
            <w:rStyle w:val="Hiperhivatkozs"/>
          </w:rPr>
          <w:t>Forrás</w:t>
        </w:r>
        <w:r w:rsidR="00A14678">
          <w:fldChar w:fldCharType="end"/>
        </w:r>
      </w:ins>
    </w:p>
    <w:p w14:paraId="749EAE69" w14:textId="0F989F5B" w:rsidR="00F13EDB" w:rsidRDefault="00F13EDB" w:rsidP="00A31449">
      <w:pPr>
        <w:pStyle w:val="szdszakirodalom"/>
      </w:pPr>
      <w:del w:id="208" w:author="Badinszky Dániel Bence" w:date="2025-03-27T14:11:00Z">
        <w:r w:rsidDel="00E67492">
          <w:delText xml:space="preserve">[10] </w:delText>
        </w:r>
      </w:del>
      <w:r w:rsidRPr="00F13EDB">
        <w:t>Atlassian</w:t>
      </w:r>
      <w:del w:id="209" w:author="Badinszky Dániel Bence" w:date="2025-03-27T16:29:00Z">
        <w:r w:rsidRPr="00F13EDB" w:rsidDel="00F460FA">
          <w:delText>.</w:delText>
        </w:r>
      </w:del>
      <w:r w:rsidRPr="00F13EDB">
        <w:t xml:space="preserve"> (</w:t>
      </w:r>
      <w:del w:id="210" w:author="Badinszky Dániel Bence" w:date="2025-03-27T16:29:00Z">
        <w:r w:rsidRPr="00F13EDB" w:rsidDel="00F460FA">
          <w:delText xml:space="preserve">2025.. Február </w:delText>
        </w:r>
      </w:del>
      <w:r w:rsidRPr="00F13EDB">
        <w:t>2025.02.23.)</w:t>
      </w:r>
      <w:del w:id="211" w:author="Badinszky Dániel Bence" w:date="2025-03-27T16:29:00Z">
        <w:r w:rsidRPr="00F13EDB" w:rsidDel="00F460FA">
          <w:delText>.</w:delText>
        </w:r>
      </w:del>
      <w:r w:rsidRPr="00F13EDB">
        <w:t xml:space="preserve"> Atlassian </w:t>
      </w:r>
      <w:del w:id="212" w:author="Badinszky Dániel Bence" w:date="2025-03-27T16:21:00Z">
        <w:r w:rsidRPr="00F13EDB" w:rsidDel="00A14678">
          <w:delText>-</w:delText>
        </w:r>
      </w:del>
      <w:ins w:id="213" w:author="Badinszky Dániel Bence" w:date="2025-03-27T16:21:00Z">
        <w:r w:rsidR="00A14678">
          <w:t>–</w:t>
        </w:r>
      </w:ins>
      <w:r w:rsidRPr="00F13EDB">
        <w:t xml:space="preserve"> DevOps</w:t>
      </w:r>
      <w:ins w:id="214" w:author="Badinszky Dániel Bence" w:date="2025-03-27T16:21:00Z">
        <w:r w:rsidR="00A14678">
          <w:t xml:space="preserve"> </w:t>
        </w:r>
      </w:ins>
      <w:del w:id="215" w:author="Badinszky Dániel Bence" w:date="2025-03-27T16:21:00Z">
        <w:r w:rsidRPr="00F13EDB" w:rsidDel="00A14678">
          <w:delText xml:space="preserve">. Forrás: What Is DevOps?: </w:delText>
        </w:r>
      </w:del>
      <w:ins w:id="216" w:author="Badinszky Dániel Bence" w:date="2025-03-27T16:21:00Z">
        <w:r w:rsidR="00A14678">
          <w:fldChar w:fldCharType="begin"/>
        </w:r>
        <w:r w:rsidR="00A14678">
          <w:instrText xml:space="preserve"> HYPERLINK "https://www.atlassian.com/devops" </w:instrText>
        </w:r>
        <w:r w:rsidR="00A14678">
          <w:fldChar w:fldCharType="separate"/>
        </w:r>
        <w:del w:id="217" w:author="Badinszky Dániel Bence" w:date="2025-03-27T16:20:00Z">
          <w:r w:rsidR="008E3FDC" w:rsidRPr="00A14678" w:rsidDel="00A14678">
            <w:rPr>
              <w:rStyle w:val="Hiperhivatkozs"/>
            </w:rPr>
            <w:fldChar w:fldCharType="begin"/>
          </w:r>
          <w:r w:rsidR="008E3FDC" w:rsidRPr="00A14678" w:rsidDel="00A14678">
            <w:rPr>
              <w:rStyle w:val="Hiperhivatkozs"/>
            </w:rPr>
            <w:delInstrText xml:space="preserve"> HYPERLINK "https://www.atlassian.com/devops" </w:delInstrText>
          </w:r>
          <w:r w:rsidR="008E3FDC" w:rsidRPr="00A14678" w:rsidDel="00A14678">
            <w:rPr>
              <w:rStyle w:val="Hiperhivatkozs"/>
            </w:rPr>
            <w:fldChar w:fldCharType="separate"/>
          </w:r>
        </w:del>
        <w:r w:rsidR="00A14678">
          <w:rPr>
            <w:rStyle w:val="Hiperhivatkozs"/>
            <w:b/>
            <w:bCs/>
          </w:rPr>
          <w:t>Hiba! A hiperhivatkozás érvénytelen.</w:t>
        </w:r>
        <w:del w:id="218" w:author="Badinszky Dániel Bence" w:date="2025-03-27T16:20:00Z">
          <w:r w:rsidR="002C5F2F" w:rsidRPr="00A14678" w:rsidDel="00A14678">
            <w:rPr>
              <w:rStyle w:val="Hiperhivatkozs"/>
            </w:rPr>
            <w:delText>https://www.atlassian.com/devops</w:delText>
          </w:r>
          <w:r w:rsidR="008E3FDC" w:rsidRPr="00A14678" w:rsidDel="00A14678">
            <w:rPr>
              <w:rStyle w:val="Hiperhivatkozs"/>
            </w:rPr>
            <w:fldChar w:fldCharType="end"/>
          </w:r>
        </w:del>
        <w:r w:rsidR="00A14678" w:rsidRPr="00A14678">
          <w:rPr>
            <w:rStyle w:val="Hiperhivatkozs"/>
          </w:rPr>
          <w:t>Forrás</w:t>
        </w:r>
        <w:r w:rsidR="00A14678">
          <w:fldChar w:fldCharType="end"/>
        </w:r>
      </w:ins>
    </w:p>
    <w:p w14:paraId="3F835F51" w14:textId="7F13E8E8" w:rsidR="002C5F2F" w:rsidRDefault="002C5F2F" w:rsidP="00A31449">
      <w:pPr>
        <w:pStyle w:val="szdszakirodalom"/>
      </w:pPr>
      <w:del w:id="219" w:author="Badinszky Dániel Bence" w:date="2025-03-27T14:11:00Z">
        <w:r w:rsidDel="00E67492">
          <w:delText>[11]</w:delText>
        </w:r>
      </w:del>
      <w:r>
        <w:t xml:space="preserve"> </w:t>
      </w:r>
      <w:r w:rsidRPr="002C5F2F">
        <w:t>Adrian Holovaty, J. K. (2006). The Definitive Guide to Django: Web Development Done Right.</w:t>
      </w:r>
      <w:ins w:id="220" w:author="Badinszky Dániel Bence" w:date="2025-03-27T16:20:00Z">
        <w:r w:rsidR="00A14678">
          <w:t xml:space="preserve"> </w:t>
        </w:r>
        <w:r w:rsidR="00A14678">
          <w:fldChar w:fldCharType="begin"/>
        </w:r>
        <w:r w:rsidR="00A14678">
          <w:instrText xml:space="preserve"> HYPERLINK "http://slav0nic.org.ua/static/books/python/The%20Definitive%20Guide%20to%20Django%20-%20Apress.pdf" </w:instrText>
        </w:r>
        <w:r w:rsidR="00A14678">
          <w:fldChar w:fldCharType="separate"/>
        </w:r>
        <w:r w:rsidR="00A14678" w:rsidRPr="00A14678">
          <w:rPr>
            <w:rStyle w:val="Hiperhivatkozs"/>
          </w:rPr>
          <w:t>Forrás</w:t>
        </w:r>
        <w:r w:rsidR="00A14678">
          <w:fldChar w:fldCharType="end"/>
        </w:r>
      </w:ins>
    </w:p>
    <w:p w14:paraId="5B7BB828" w14:textId="08106509" w:rsidR="00475171" w:rsidRDefault="00475171" w:rsidP="00A31449">
      <w:pPr>
        <w:pStyle w:val="szdszakirodalom"/>
      </w:pPr>
      <w:del w:id="221" w:author="Badinszky Dániel Bence" w:date="2025-03-27T14:11:00Z">
        <w:r w:rsidDel="00E67492">
          <w:delText>[12]</w:delText>
        </w:r>
      </w:del>
      <w:r w:rsidR="00640A4B" w:rsidRPr="00640A4B">
        <w:t xml:space="preserve"> SZTE. (2025.)</w:t>
      </w:r>
      <w:del w:id="222" w:author="Badinszky Dániel Bence" w:date="2025-03-27T16:29:00Z">
        <w:r w:rsidR="00640A4B" w:rsidRPr="00640A4B" w:rsidDel="00F460FA">
          <w:delText>.</w:delText>
        </w:r>
      </w:del>
      <w:r w:rsidR="00640A4B" w:rsidRPr="00640A4B">
        <w:t xml:space="preserve"> Adatbázis gyakorlat, 1. NF. </w:t>
      </w:r>
      <w:ins w:id="223" w:author="Badinszky Dániel Bence" w:date="2025-03-27T16:19:00Z">
        <w:r w:rsidR="00A14678">
          <w:fldChar w:fldCharType="begin"/>
        </w:r>
        <w:r w:rsidR="00A14678">
          <w:instrText xml:space="preserve"> HYPERLINK "https://www.inf.u-szeged.hu/~gnemeth/adatbgyak/exe/Normalizalas_web/1_normlforma_1nf.html" </w:instrText>
        </w:r>
        <w:r w:rsidR="00A14678">
          <w:fldChar w:fldCharType="separate"/>
        </w:r>
        <w:r w:rsidR="00640A4B" w:rsidRPr="00A14678">
          <w:rPr>
            <w:rStyle w:val="Hiperhivatkozs"/>
          </w:rPr>
          <w:t>Forrás</w:t>
        </w:r>
        <w:r w:rsidR="00A14678">
          <w:fldChar w:fldCharType="end"/>
        </w:r>
      </w:ins>
      <w:del w:id="224" w:author="Badinszky Dániel Bence" w:date="2025-03-27T16:19:00Z">
        <w:r w:rsidR="00640A4B" w:rsidRPr="00640A4B" w:rsidDel="00A14678">
          <w:delText>:</w:delText>
        </w:r>
      </w:del>
      <w:ins w:id="225" w:author="Badinszky Dániel Bence" w:date="2025-03-27T16:19:00Z">
        <w:r w:rsidR="00A14678" w:rsidDel="00A14678">
          <w:t xml:space="preserve"> </w:t>
        </w:r>
      </w:ins>
      <w:del w:id="226" w:author="Badinszky Dániel Bence" w:date="2025-03-27T16:19:00Z">
        <w:r w:rsidDel="00A14678">
          <w:delText xml:space="preserve"> </w:delText>
        </w:r>
        <w:r w:rsidR="008E3FDC" w:rsidDel="00A14678">
          <w:fldChar w:fldCharType="begin"/>
        </w:r>
        <w:r w:rsidR="008E3FDC" w:rsidDel="00A14678">
          <w:delInstrText xml:space="preserve"> HYPERLINK "https://www.inf.u-szeged.hu/~gnemeth/adatbgyak/exe/Normalizalas_web/1_normlforma_1nf.html" </w:delInstrText>
        </w:r>
        <w:r w:rsidR="008E3FDC" w:rsidDel="00A14678">
          <w:fldChar w:fldCharType="separate"/>
        </w:r>
        <w:r w:rsidR="000B7CF1" w:rsidRPr="00C426D1" w:rsidDel="00A14678">
          <w:rPr>
            <w:rStyle w:val="Hiperhivatkozs"/>
          </w:rPr>
          <w:delText>https://www.inf.u-szeged.hu/~gnemeth/adatbgyak/exe/Normalizalas_web/1_normlforma_1nf.html</w:delText>
        </w:r>
        <w:r w:rsidR="008E3FDC" w:rsidDel="00A14678">
          <w:rPr>
            <w:rStyle w:val="Hiperhivatkozs"/>
          </w:rPr>
          <w:fldChar w:fldCharType="end"/>
        </w:r>
      </w:del>
    </w:p>
    <w:p w14:paraId="23B69343" w14:textId="6ED9B038" w:rsidR="000B7CF1" w:rsidRDefault="000B7CF1" w:rsidP="00A31449">
      <w:pPr>
        <w:pStyle w:val="szdszakirodalom"/>
      </w:pPr>
      <w:del w:id="227" w:author="Badinszky Dániel Bence" w:date="2025-03-27T14:11:00Z">
        <w:r w:rsidDel="00E67492">
          <w:delText xml:space="preserve">[13] </w:delText>
        </w:r>
      </w:del>
      <w:r w:rsidRPr="000B7CF1">
        <w:t>RealPython</w:t>
      </w:r>
      <w:del w:id="228" w:author="Badinszky Dániel Bence" w:date="2025-03-27T16:29:00Z">
        <w:r w:rsidRPr="000B7CF1" w:rsidDel="00F460FA">
          <w:delText>.</w:delText>
        </w:r>
      </w:del>
      <w:r w:rsidRPr="000B7CF1">
        <w:t xml:space="preserve"> (</w:t>
      </w:r>
      <w:del w:id="229" w:author="Badinszky Dániel Bence" w:date="2025-03-27T16:29:00Z">
        <w:r w:rsidRPr="000B7CF1" w:rsidDel="00F460FA">
          <w:delText xml:space="preserve">2024. December </w:delText>
        </w:r>
      </w:del>
      <w:r w:rsidRPr="000B7CF1">
        <w:t>2024. December 15.)</w:t>
      </w:r>
      <w:del w:id="230" w:author="Badinszky Dániel Bence" w:date="2025-03-27T16:29:00Z">
        <w:r w:rsidRPr="000B7CF1" w:rsidDel="00F460FA">
          <w:delText>.</w:delText>
        </w:r>
      </w:del>
      <w:r w:rsidRPr="000B7CF1">
        <w:t xml:space="preserve"> Object-Oriented Programming (OOP) in Python. Forrás: Real Python: </w:t>
      </w:r>
      <w:r w:rsidR="008E3FDC">
        <w:fldChar w:fldCharType="begin"/>
      </w:r>
      <w:r w:rsidR="00A14678">
        <w:instrText>HYPERLINK "https://realpython.com/python3-object-oriented-programming"</w:instrText>
      </w:r>
      <w:r w:rsidR="008E3FDC">
        <w:fldChar w:fldCharType="separate"/>
      </w:r>
      <w:del w:id="231" w:author="Badinszky Dániel Bence" w:date="2025-03-27T16:19:00Z">
        <w:r w:rsidR="00A231EE" w:rsidRPr="00C426D1" w:rsidDel="00936803">
          <w:rPr>
            <w:rStyle w:val="Hiperhivatkozs"/>
          </w:rPr>
          <w:delText>https://realpython.com/python3-object-oriented-programming</w:delText>
        </w:r>
      </w:del>
      <w:ins w:id="232" w:author="Badinszky Dániel Bence" w:date="2025-03-27T16:19:00Z">
        <w:r w:rsidR="00A14678">
          <w:rPr>
            <w:rStyle w:val="Hiperhivatkozs"/>
          </w:rPr>
          <w:t>Forrás</w:t>
        </w:r>
      </w:ins>
      <w:r w:rsidR="00A231EE" w:rsidRPr="00C426D1">
        <w:rPr>
          <w:rStyle w:val="Hiperhivatkozs"/>
        </w:rPr>
        <w:t>/</w:t>
      </w:r>
      <w:r w:rsidR="008E3FDC">
        <w:rPr>
          <w:rStyle w:val="Hiperhivatkozs"/>
        </w:rPr>
        <w:fldChar w:fldCharType="end"/>
      </w:r>
    </w:p>
    <w:p w14:paraId="58651571" w14:textId="475EAAEF" w:rsidR="00A231EE" w:rsidRDefault="00A231EE" w:rsidP="00A31449">
      <w:pPr>
        <w:pStyle w:val="szdszakirodalom"/>
      </w:pPr>
      <w:del w:id="233" w:author="Badinszky Dániel Bence" w:date="2025-03-27T14:11:00Z">
        <w:r w:rsidDel="00E67492">
          <w:delText xml:space="preserve">[14] </w:delText>
        </w:r>
      </w:del>
      <w:r>
        <w:t xml:space="preserve">Wikipédia – CRUD </w:t>
      </w:r>
      <w:ins w:id="234" w:author="Badinszky Dániel Bence" w:date="2025-03-27T16:19:00Z">
        <w:r w:rsidR="00936803">
          <w:fldChar w:fldCharType="begin"/>
        </w:r>
        <w:r w:rsidR="00936803">
          <w:instrText xml:space="preserve"> HYPERLINK "https://en.wikipedia.org/wiki/Create,_read,_update_and_delete" </w:instrText>
        </w:r>
        <w:r w:rsidR="00936803">
          <w:fldChar w:fldCharType="separate"/>
        </w:r>
        <w:r w:rsidRPr="00936803">
          <w:rPr>
            <w:rStyle w:val="Hiperhivatkozs"/>
          </w:rPr>
          <w:t>Forrás</w:t>
        </w:r>
        <w:r w:rsidR="00936803">
          <w:fldChar w:fldCharType="end"/>
        </w:r>
      </w:ins>
      <w:del w:id="235" w:author="Badinszky Dániel Bence" w:date="2025-03-30T09:18:00Z">
        <w:r w:rsidDel="00C814D1">
          <w:delText xml:space="preserve">: </w:delText>
        </w:r>
      </w:del>
      <w:del w:id="236" w:author="Badinszky Dániel Bence" w:date="2025-03-27T16:19:00Z">
        <w:r w:rsidRPr="00A231EE" w:rsidDel="00936803">
          <w:delText>ttps://en.wikipedia.org/wiki/Create,_read,_update_and_delete</w:delText>
        </w:r>
      </w:del>
    </w:p>
    <w:p w14:paraId="7ECA7324" w14:textId="2C6E52AD" w:rsidR="00A07DA0" w:rsidRDefault="00A07DA0" w:rsidP="00A31449">
      <w:pPr>
        <w:pStyle w:val="szdszakirodalom"/>
      </w:pPr>
      <w:del w:id="237" w:author="Badinszky Dániel Bence" w:date="2025-03-27T14:11:00Z">
        <w:r w:rsidDel="00E67492">
          <w:delText xml:space="preserve">[15] </w:delText>
        </w:r>
      </w:del>
      <w:r w:rsidRPr="00A07DA0">
        <w:t>Medium. (</w:t>
      </w:r>
      <w:del w:id="238" w:author="Badinszky Dániel Bence" w:date="2025-03-27T16:29:00Z">
        <w:r w:rsidRPr="00A07DA0" w:rsidDel="00F460FA">
          <w:delText xml:space="preserve">2021.. Március </w:delText>
        </w:r>
      </w:del>
      <w:r w:rsidRPr="00A07DA0">
        <w:t>2021. Március 29.)</w:t>
      </w:r>
      <w:del w:id="239" w:author="Badinszky Dániel Bence" w:date="2025-03-27T16:29:00Z">
        <w:r w:rsidRPr="00A07DA0" w:rsidDel="00F460FA">
          <w:delText>.</w:delText>
        </w:r>
      </w:del>
      <w:r w:rsidRPr="00A07DA0">
        <w:t xml:space="preserve"> You shouldn’t store your images/videos in a database. </w:t>
      </w:r>
      <w:ins w:id="240" w:author="Badinszky Dániel Bence" w:date="2025-03-27T16:18:00Z">
        <w:r w:rsidR="00936803">
          <w:fldChar w:fldCharType="begin"/>
        </w:r>
        <w:r w:rsidR="00936803">
          <w:instrText xml:space="preserve"> HYPERLINK "https://medium.com/ensias-it/you-shouldnt-store-your-images-videos-in-a-database-6a78ffa277b2" </w:instrText>
        </w:r>
        <w:r w:rsidR="00936803">
          <w:fldChar w:fldCharType="separate"/>
        </w:r>
        <w:r w:rsidRPr="00936803">
          <w:rPr>
            <w:rStyle w:val="Hiperhivatkozs"/>
          </w:rPr>
          <w:t>Forrás</w:t>
        </w:r>
        <w:del w:id="241" w:author="Badinszky Dániel Bence" w:date="2025-03-27T16:18:00Z">
          <w:r w:rsidRPr="00936803" w:rsidDel="00936803">
            <w:rPr>
              <w:rStyle w:val="Hiperhivatkozs"/>
            </w:rPr>
            <w:delText>:</w:delText>
          </w:r>
        </w:del>
        <w:r w:rsidR="00936803">
          <w:fldChar w:fldCharType="end"/>
        </w:r>
        <w:r w:rsidR="00936803" w:rsidRPr="00A07DA0" w:rsidDel="00936803">
          <w:t xml:space="preserve"> </w:t>
        </w:r>
      </w:ins>
      <w:del w:id="242" w:author="Badinszky Dániel Bence" w:date="2025-03-27T16:18:00Z">
        <w:r w:rsidRPr="00A07DA0" w:rsidDel="00936803">
          <w:delText xml:space="preserve"> </w:delText>
        </w:r>
        <w:r w:rsidR="008E3FDC" w:rsidDel="00936803">
          <w:fldChar w:fldCharType="begin"/>
        </w:r>
        <w:r w:rsidR="008E3FDC" w:rsidDel="00936803">
          <w:delInstrText xml:space="preserve"> HYPERLINK "https://medium.com/ensias-it/you-shouldnt-store-your-images-videos-in-a-database-6a78ffa277b2" </w:delInstrText>
        </w:r>
        <w:r w:rsidR="008E3FDC" w:rsidDel="00936803">
          <w:fldChar w:fldCharType="separate"/>
        </w:r>
        <w:r w:rsidR="00087D8F" w:rsidRPr="00E03B9E" w:rsidDel="00936803">
          <w:rPr>
            <w:rStyle w:val="Hiperhivatkozs"/>
          </w:rPr>
          <w:delText>https://medium.com/ensias-it/you-shouldnt-store-your-images-videos-in-a-database-6a78ffa277b2</w:delText>
        </w:r>
        <w:r w:rsidR="008E3FDC" w:rsidDel="00936803">
          <w:rPr>
            <w:rStyle w:val="Hiperhivatkozs"/>
          </w:rPr>
          <w:fldChar w:fldCharType="end"/>
        </w:r>
      </w:del>
    </w:p>
    <w:p w14:paraId="09C2C0F7" w14:textId="458A6BFE" w:rsidR="00087D8F" w:rsidRDefault="00087D8F" w:rsidP="00A31449">
      <w:pPr>
        <w:pStyle w:val="szdszakirodalom"/>
        <w:rPr>
          <w:ins w:id="243" w:author="Badinszky Dániel Bence" w:date="2025-03-27T14:04:00Z"/>
        </w:rPr>
      </w:pPr>
      <w:del w:id="244" w:author="Badinszky Dániel Bence" w:date="2025-03-27T14:11:00Z">
        <w:r w:rsidDel="00E67492">
          <w:delText xml:space="preserve">[16] </w:delText>
        </w:r>
      </w:del>
      <w:r w:rsidRPr="00087D8F">
        <w:t xml:space="preserve">Johnson, P. C. (2025. Március). Dynamic and Static Testing. </w:t>
      </w:r>
      <w:ins w:id="245" w:author="Badinszky Dániel Bence" w:date="2025-03-27T16:18:00Z">
        <w:r w:rsidR="00936803">
          <w:fldChar w:fldCharType="begin"/>
        </w:r>
        <w:r w:rsidR="00936803">
          <w:instrText xml:space="preserve"> HYPERLINK "https://www.dcs.gla.ac.uk/~johnson/teaching/safety/powerpoint/15_Testing.pdf" </w:instrText>
        </w:r>
        <w:r w:rsidR="00936803">
          <w:fldChar w:fldCharType="separate"/>
        </w:r>
        <w:r w:rsidRPr="00936803">
          <w:rPr>
            <w:rStyle w:val="Hiperhivatkozs"/>
          </w:rPr>
          <w:t>Forrás</w:t>
        </w:r>
        <w:r w:rsidR="00936803">
          <w:fldChar w:fldCharType="end"/>
        </w:r>
      </w:ins>
      <w:del w:id="246" w:author="Badinszky Dániel Bence" w:date="2025-03-27T16:18:00Z">
        <w:r w:rsidRPr="00087D8F" w:rsidDel="00936803">
          <w:delText>:</w:delText>
        </w:r>
      </w:del>
      <w:ins w:id="247" w:author="Badinszky Dániel Bence" w:date="2025-03-27T16:18:00Z">
        <w:r w:rsidR="00936803" w:rsidRPr="00087D8F" w:rsidDel="00936803">
          <w:t xml:space="preserve"> </w:t>
        </w:r>
      </w:ins>
      <w:del w:id="248" w:author="Badinszky Dániel Bence" w:date="2025-03-27T16:18:00Z">
        <w:r w:rsidRPr="00087D8F" w:rsidDel="00936803">
          <w:delText xml:space="preserve"> </w:delText>
        </w:r>
      </w:del>
    </w:p>
    <w:p w14:paraId="2B06BBE7" w14:textId="1E22974F" w:rsidR="00195077" w:rsidRDefault="00195077" w:rsidP="00A31449">
      <w:pPr>
        <w:pStyle w:val="szdszakirodalom"/>
        <w:rPr>
          <w:ins w:id="249" w:author="Badinszky Dániel Bence" w:date="2025-03-27T14:05:00Z"/>
        </w:rPr>
      </w:pPr>
      <w:ins w:id="250" w:author="Badinszky Dániel Bence" w:date="2025-03-27T14:04:00Z">
        <w:r>
          <w:t xml:space="preserve">GitHub Official Documentation </w:t>
        </w:r>
      </w:ins>
      <w:ins w:id="251" w:author="Badinszky Dániel Bence" w:date="2025-03-27T16:18:00Z">
        <w:r w:rsidR="00936803">
          <w:fldChar w:fldCharType="begin"/>
        </w:r>
        <w:r w:rsidR="00936803">
          <w:instrText xml:space="preserve"> HYPERLINK "https://docs.github.com/en" </w:instrText>
        </w:r>
        <w:r w:rsidR="00936803">
          <w:fldChar w:fldCharType="separate"/>
        </w:r>
        <w:r w:rsidRPr="00936803">
          <w:rPr>
            <w:rStyle w:val="Hiperhivatkozs"/>
          </w:rPr>
          <w:t>Forrás</w:t>
        </w:r>
        <w:r w:rsidR="00936803">
          <w:fldChar w:fldCharType="end"/>
        </w:r>
      </w:ins>
    </w:p>
    <w:p w14:paraId="7D40B63F" w14:textId="7EC019CC" w:rsidR="00936D3E" w:rsidRDefault="00936D3E">
      <w:pPr>
        <w:pStyle w:val="szdszakirodalom"/>
        <w:rPr>
          <w:ins w:id="252" w:author="Badinszky Dániel Bence" w:date="2025-03-27T16:16:00Z"/>
        </w:rPr>
      </w:pPr>
      <w:ins w:id="253" w:author="Badinszky Dániel Bence" w:date="2025-03-27T14:05:00Z">
        <w:r w:rsidRPr="00936D3E">
          <w:t>Pezze, M., &amp; Michal, Y. (2008). Software Testing and Analysis: Process, Principles, and Techniques.</w:t>
        </w:r>
      </w:ins>
      <w:ins w:id="254" w:author="Badinszky Dániel Bence" w:date="2025-03-27T16:18:00Z">
        <w:r w:rsidR="00936803">
          <w:t xml:space="preserve"> </w:t>
        </w:r>
        <w:r w:rsidR="00936803">
          <w:fldChar w:fldCharType="begin"/>
        </w:r>
        <w:r w:rsidR="00936803">
          <w:instrText xml:space="preserve"> HYPERLINK "https://ix.cs.uoregon.edu/~michal/book/Samples/book.pdf" </w:instrText>
        </w:r>
        <w:r w:rsidR="00936803">
          <w:fldChar w:fldCharType="separate"/>
        </w:r>
        <w:r w:rsidR="00936803" w:rsidRPr="00936803">
          <w:rPr>
            <w:rStyle w:val="Hiperhivatkozs"/>
          </w:rPr>
          <w:t>Forrás</w:t>
        </w:r>
        <w:r w:rsidR="00936803">
          <w:fldChar w:fldCharType="end"/>
        </w:r>
      </w:ins>
    </w:p>
    <w:p w14:paraId="5548400D" w14:textId="74F07D4A" w:rsidR="00936803" w:rsidRDefault="00936803">
      <w:pPr>
        <w:pStyle w:val="szdszakirodalom"/>
        <w:rPr>
          <w:ins w:id="255" w:author="Badinszky Dániel Bence" w:date="2025-03-29T09:53:00Z"/>
        </w:rPr>
      </w:pPr>
      <w:ins w:id="256" w:author="Badinszky Dániel Bence" w:date="2025-03-27T16:17:00Z">
        <w:r w:rsidRPr="00936803">
          <w:t>Rustam Sabirov</w:t>
        </w:r>
        <w:r>
          <w:t xml:space="preserve"> (2023) </w:t>
        </w:r>
        <w:r w:rsidRPr="00936803">
          <w:t>A guide to black box vs. white box testing</w:t>
        </w:r>
        <w:r>
          <w:t xml:space="preserve"> </w:t>
        </w:r>
        <w:r>
          <w:fldChar w:fldCharType="begin"/>
        </w:r>
        <w:r>
          <w:instrText xml:space="preserve"> HYPERLINK "https://qase.io/blog/black-box-vs-white-box-testing/" </w:instrText>
        </w:r>
        <w:r>
          <w:fldChar w:fldCharType="separate"/>
        </w:r>
        <w:r w:rsidRPr="00936803">
          <w:rPr>
            <w:rStyle w:val="Hiperhivatkozs"/>
          </w:rPr>
          <w:t>Forrás</w:t>
        </w:r>
        <w:r>
          <w:fldChar w:fldCharType="end"/>
        </w:r>
      </w:ins>
    </w:p>
    <w:p w14:paraId="490379CA" w14:textId="106B60D7" w:rsidR="00E57BBD" w:rsidRDefault="00E57BBD">
      <w:pPr>
        <w:pStyle w:val="szdszakirodalom"/>
        <w:rPr>
          <w:ins w:id="257" w:author="Badinszky Dániel Bence" w:date="2025-03-29T10:13:00Z"/>
        </w:rPr>
      </w:pPr>
      <w:ins w:id="258" w:author="Badinszky Dániel Bence" w:date="2025-03-29T09:53:00Z">
        <w:r w:rsidRPr="00E57BBD">
          <w:t>Multithreading in Python: The Ultimate Guide</w:t>
        </w:r>
        <w:r>
          <w:t xml:space="preserve"> (2022) </w:t>
        </w:r>
        <w:r>
          <w:fldChar w:fldCharType="begin"/>
        </w:r>
        <w:r>
          <w:instrText xml:space="preserve"> HYPERLINK "https://www.dataquest.io/blog/multithreading-in-python/" </w:instrText>
        </w:r>
        <w:r>
          <w:fldChar w:fldCharType="separate"/>
        </w:r>
        <w:r w:rsidRPr="00E57BBD">
          <w:rPr>
            <w:rStyle w:val="Hiperhivatkozs"/>
          </w:rPr>
          <w:t>Forrás</w:t>
        </w:r>
        <w:r>
          <w:fldChar w:fldCharType="end"/>
        </w:r>
      </w:ins>
    </w:p>
    <w:p w14:paraId="026ED3D4" w14:textId="3FF5C51A" w:rsidR="002622A5" w:rsidRDefault="002622A5">
      <w:pPr>
        <w:pStyle w:val="szdszakirodalom"/>
        <w:rPr>
          <w:ins w:id="259" w:author="Badinszky Dániel Bence" w:date="2025-03-29T11:03:00Z"/>
        </w:rPr>
      </w:pPr>
      <w:ins w:id="260" w:author="Badinszky Dániel Bence" w:date="2025-03-29T10:13:00Z">
        <w:r>
          <w:t>Deploying Gunicorn</w:t>
        </w:r>
        <w:r w:rsidR="00141555">
          <w:t xml:space="preserve"> (2025)</w:t>
        </w:r>
        <w:r>
          <w:t xml:space="preserve"> </w:t>
        </w:r>
        <w:r>
          <w:fldChar w:fldCharType="begin"/>
        </w:r>
        <w:r>
          <w:instrText xml:space="preserve"> HYPERLINK "https://docs.gunicorn.org/en/latest/deploy.html" </w:instrText>
        </w:r>
        <w:r>
          <w:fldChar w:fldCharType="separate"/>
        </w:r>
        <w:r w:rsidRPr="002622A5">
          <w:rPr>
            <w:rStyle w:val="Hiperhivatkozs"/>
          </w:rPr>
          <w:t>Forrás</w:t>
        </w:r>
        <w:r>
          <w:fldChar w:fldCharType="end"/>
        </w:r>
      </w:ins>
    </w:p>
    <w:p w14:paraId="52975049" w14:textId="45EB80F3" w:rsidR="00626461" w:rsidRDefault="00626461">
      <w:pPr>
        <w:pStyle w:val="szdszakirodalom"/>
        <w:rPr>
          <w:ins w:id="261" w:author="Badinszky Dániel Bence" w:date="2025-03-29T11:58:00Z"/>
        </w:rPr>
      </w:pPr>
      <w:ins w:id="262" w:author="Badinszky Dániel Bence" w:date="2025-03-29T11:03:00Z">
        <w:r w:rsidRPr="00626461">
          <w:t>mysqlslap — A Load Emulation Client</w:t>
        </w:r>
        <w:r>
          <w:t xml:space="preserve"> </w:t>
        </w:r>
        <w:r>
          <w:fldChar w:fldCharType="begin"/>
        </w:r>
        <w:r>
          <w:instrText xml:space="preserve"> HYPERLINK "https://dev.mysql.com/doc/refman/8.4/en/mysqlslap.html" </w:instrText>
        </w:r>
        <w:r>
          <w:fldChar w:fldCharType="separate"/>
        </w:r>
        <w:r w:rsidRPr="00626461">
          <w:rPr>
            <w:rStyle w:val="Hiperhivatkozs"/>
          </w:rPr>
          <w:t>Forrás</w:t>
        </w:r>
        <w:r>
          <w:fldChar w:fldCharType="end"/>
        </w:r>
      </w:ins>
    </w:p>
    <w:p w14:paraId="76BEC324" w14:textId="22FE068A" w:rsidR="000060AE" w:rsidRDefault="000060AE">
      <w:pPr>
        <w:pStyle w:val="szdszakirodalom"/>
        <w:rPr>
          <w:ins w:id="263" w:author="Badinszky Dániel Bence" w:date="2025-03-29T12:18:00Z"/>
        </w:rPr>
      </w:pPr>
      <w:ins w:id="264" w:author="Badinszky Dániel Bence" w:date="2025-03-29T11:58:00Z">
        <w:r>
          <w:t xml:space="preserve">AWS - Elastic Load Balancer </w:t>
        </w:r>
        <w:r>
          <w:fldChar w:fldCharType="begin"/>
        </w:r>
        <w:r>
          <w:instrText xml:space="preserve"> HYPERLINK "https://docs.aws.amazon.com/pdfs/elasticloadbalancing/latest/userguide/elb-ug.pdf" </w:instrText>
        </w:r>
        <w:r>
          <w:fldChar w:fldCharType="separate"/>
        </w:r>
        <w:r w:rsidRPr="000060AE">
          <w:rPr>
            <w:rStyle w:val="Hiperhivatkozs"/>
          </w:rPr>
          <w:t>Forrás</w:t>
        </w:r>
        <w:r>
          <w:fldChar w:fldCharType="end"/>
        </w:r>
      </w:ins>
    </w:p>
    <w:p w14:paraId="064DB1C8" w14:textId="0101DEE3" w:rsidR="00866767" w:rsidRDefault="00866767">
      <w:pPr>
        <w:pStyle w:val="szdszakirodalom"/>
        <w:rPr>
          <w:ins w:id="265" w:author="Badinszky Dániel Bence" w:date="2025-03-29T12:21:00Z"/>
        </w:rPr>
      </w:pPr>
      <w:ins w:id="266" w:author="Badinszky Dániel Bence" w:date="2025-03-29T12:18:00Z">
        <w:r>
          <w:t xml:space="preserve">MariaDB Official Documentation </w:t>
        </w:r>
        <w:r>
          <w:fldChar w:fldCharType="begin"/>
        </w:r>
        <w:r>
          <w:instrText xml:space="preserve"> HYPERLINK "https://mariadb.com/database-topics/scalability/" </w:instrText>
        </w:r>
        <w:r>
          <w:fldChar w:fldCharType="separate"/>
        </w:r>
        <w:r w:rsidRPr="00866767">
          <w:rPr>
            <w:rStyle w:val="Hiperhivatkozs"/>
          </w:rPr>
          <w:t>Forrás</w:t>
        </w:r>
        <w:r>
          <w:fldChar w:fldCharType="end"/>
        </w:r>
      </w:ins>
    </w:p>
    <w:p w14:paraId="3FD05DF1" w14:textId="7759529D" w:rsidR="00C76E34" w:rsidRDefault="00C76E34">
      <w:pPr>
        <w:pStyle w:val="szdszakirodalom"/>
        <w:rPr>
          <w:ins w:id="267" w:author="Badinszky Dániel Bence" w:date="2025-03-29T10:12:00Z"/>
        </w:rPr>
      </w:pPr>
      <w:ins w:id="268" w:author="Badinszky Dániel Bence" w:date="2025-03-29T12:21:00Z">
        <w:r>
          <w:t xml:space="preserve">phpMyAdmin Official Documentation </w:t>
        </w:r>
        <w:r>
          <w:fldChar w:fldCharType="begin"/>
        </w:r>
        <w:r>
          <w:instrText xml:space="preserve"> HYPERLINK "https://docs.phpmyadmin.net/en/latest/" </w:instrText>
        </w:r>
        <w:r>
          <w:fldChar w:fldCharType="separate"/>
        </w:r>
        <w:r w:rsidRPr="00C76E34">
          <w:rPr>
            <w:rStyle w:val="Hiperhivatkozs"/>
          </w:rPr>
          <w:t>Forrás</w:t>
        </w:r>
        <w:r>
          <w:fldChar w:fldCharType="end"/>
        </w:r>
      </w:ins>
    </w:p>
    <w:p w14:paraId="17F6ED3A" w14:textId="5601717B" w:rsidR="0034372E" w:rsidDel="002622A5" w:rsidRDefault="0034372E" w:rsidP="00A31449">
      <w:pPr>
        <w:pStyle w:val="szdszakirodalom"/>
        <w:rPr>
          <w:del w:id="269" w:author="Badinszky Dániel Bence" w:date="2025-03-29T10:13:00Z"/>
        </w:rPr>
      </w:pPr>
    </w:p>
    <w:customXmlDelRangeStart w:id="270" w:author="Badinszky Dániel Bence" w:date="2025-03-27T16:25:00Z"/>
    <w:sdt>
      <w:sdtPr>
        <w:rPr>
          <w:b w:val="0"/>
          <w:bCs w:val="0"/>
        </w:rPr>
        <w:id w:val="2073773330"/>
        <w:docPartObj>
          <w:docPartGallery w:val="Bibliographies"/>
          <w:docPartUnique/>
        </w:docPartObj>
      </w:sdtPr>
      <w:sdtEndPr>
        <w:rPr>
          <w:b/>
          <w:bCs/>
        </w:rPr>
      </w:sdtEndPr>
      <w:sdtContent>
        <w:customXmlDelRangeEnd w:id="270"/>
        <w:p w14:paraId="3E396056" w14:textId="5418F241" w:rsidR="005B4CB9" w:rsidDel="00E60A8B" w:rsidRDefault="005B4CB9">
          <w:pPr>
            <w:pStyle w:val="Cmsor1"/>
            <w:rPr>
              <w:del w:id="271" w:author="Badinszky Dániel Bence" w:date="2025-03-27T16:25:00Z"/>
            </w:rPr>
          </w:pPr>
          <w:del w:id="272" w:author="Badinszky Dániel Bence" w:date="2025-03-27T16:25:00Z">
            <w:r w:rsidDel="00E60A8B">
              <w:delText>Hivatkozások</w:delText>
            </w:r>
          </w:del>
          <w:ins w:id="273" w:author="Dr. Pap-Szigeti Róbert" w:date="2025-03-26T09:43:00Z">
            <w:del w:id="274" w:author="Badinszky Dániel Bence" w:date="2025-03-27T16:25:00Z">
              <w:r w:rsidR="00E84E49" w:rsidDel="00E60A8B">
                <w:delText>Szakirodalom</w:delText>
              </w:r>
            </w:del>
          </w:ins>
        </w:p>
        <w:customXmlDelRangeStart w:id="275" w:author="Badinszky Dániel Bence" w:date="2025-03-27T16:25:00Z"/>
        <w:sdt>
          <w:sdtPr>
            <w:id w:val="-573587230"/>
            <w:bibliography/>
          </w:sdtPr>
          <w:sdtEndPr/>
          <w:sdtContent>
            <w:customXmlDelRangeEnd w:id="275"/>
            <w:p w14:paraId="42D733FD" w14:textId="70C6E56B" w:rsidR="001F00E1" w:rsidDel="00E60A8B" w:rsidRDefault="005B4CB9">
              <w:pPr>
                <w:pStyle w:val="Cmsor1"/>
                <w:rPr>
                  <w:del w:id="276" w:author="Badinszky Dániel Bence" w:date="2025-03-27T16:25:00Z"/>
                  <w:noProof/>
                  <w:szCs w:val="24"/>
                </w:rPr>
                <w:pPrChange w:id="277" w:author="Badinszky Dániel Bence" w:date="2025-03-27T16:25:00Z">
                  <w:pPr>
                    <w:pStyle w:val="Irodalomjegyzk"/>
                    <w:ind w:left="720" w:hanging="720"/>
                  </w:pPr>
                </w:pPrChange>
              </w:pPr>
              <w:del w:id="278" w:author="Badinszky Dániel Bence" w:date="2025-03-27T16:25:00Z">
                <w:r w:rsidDel="00E60A8B">
                  <w:rPr>
                    <w:b w:val="0"/>
                    <w:bCs w:val="0"/>
                  </w:rPr>
                  <w:fldChar w:fldCharType="begin"/>
                </w:r>
                <w:r w:rsidDel="00E60A8B">
                  <w:delInstrText>BIBLIOGRAPHY</w:delInstrText>
                </w:r>
                <w:r w:rsidDel="00E60A8B">
                  <w:rPr>
                    <w:b w:val="0"/>
                    <w:bCs w:val="0"/>
                  </w:rPr>
                  <w:fldChar w:fldCharType="separate"/>
                </w:r>
                <w:bookmarkStart w:id="279" w:name="_Hlk193975634"/>
                <w:r w:rsidR="001F00E1" w:rsidDel="00E60A8B">
                  <w:rPr>
                    <w:noProof/>
                  </w:rPr>
                  <w:delText xml:space="preserve">Adrian Holovaty, J. K. (2006). </w:delText>
                </w:r>
                <w:r w:rsidR="001F00E1" w:rsidDel="00E60A8B">
                  <w:rPr>
                    <w:i/>
                    <w:iCs/>
                    <w:noProof/>
                  </w:rPr>
                  <w:delText>The Definitive Guide to Django: Web Development Done Right.</w:delText>
                </w:r>
                <w:r w:rsidR="001F00E1" w:rsidDel="00E60A8B">
                  <w:rPr>
                    <w:noProof/>
                  </w:rPr>
                  <w:delText xml:space="preserve"> </w:delText>
                </w:r>
              </w:del>
            </w:p>
            <w:bookmarkEnd w:id="279"/>
            <w:p w14:paraId="54F23E29" w14:textId="79787ABE" w:rsidR="001F00E1" w:rsidDel="00E60A8B" w:rsidRDefault="001F00E1">
              <w:pPr>
                <w:pStyle w:val="Cmsor1"/>
                <w:rPr>
                  <w:del w:id="280" w:author="Badinszky Dániel Bence" w:date="2025-03-27T16:25:00Z"/>
                  <w:noProof/>
                </w:rPr>
                <w:pPrChange w:id="281" w:author="Badinszky Dániel Bence" w:date="2025-03-27T16:25:00Z">
                  <w:pPr>
                    <w:pStyle w:val="Irodalomjegyzk"/>
                    <w:ind w:left="720" w:hanging="720"/>
                  </w:pPr>
                </w:pPrChange>
              </w:pPr>
              <w:del w:id="282" w:author="Badinszky Dániel Bence" w:date="2025-03-27T16:25:00Z">
                <w:r w:rsidDel="00E60A8B">
                  <w:rPr>
                    <w:noProof/>
                  </w:rPr>
                  <w:delText xml:space="preserve">Atlassian. (2025.. Február 2025.02.23.). </w:delText>
                </w:r>
                <w:r w:rsidDel="00E60A8B">
                  <w:rPr>
                    <w:i/>
                    <w:iCs/>
                    <w:noProof/>
                  </w:rPr>
                  <w:delText>Atlassian - DevOps</w:delText>
                </w:r>
                <w:r w:rsidDel="00E60A8B">
                  <w:rPr>
                    <w:noProof/>
                  </w:rPr>
                  <w:delText>. Forrás: What Is DevOps?: https://www.atlassian.com/devops</w:delText>
                </w:r>
              </w:del>
            </w:p>
            <w:p w14:paraId="6C478F25" w14:textId="6D53E666" w:rsidR="001F00E1" w:rsidDel="00E60A8B" w:rsidRDefault="001F00E1">
              <w:pPr>
                <w:pStyle w:val="Cmsor1"/>
                <w:rPr>
                  <w:del w:id="283" w:author="Badinszky Dániel Bence" w:date="2025-03-27T16:25:00Z"/>
                  <w:noProof/>
                </w:rPr>
                <w:pPrChange w:id="284" w:author="Badinszky Dániel Bence" w:date="2025-03-27T16:25:00Z">
                  <w:pPr>
                    <w:pStyle w:val="Irodalomjegyzk"/>
                    <w:ind w:left="720" w:hanging="720"/>
                  </w:pPr>
                </w:pPrChange>
              </w:pPr>
              <w:del w:id="285" w:author="Badinszky Dániel Bence" w:date="2025-03-27T16:25:00Z">
                <w:r w:rsidDel="00E60A8B">
                  <w:rPr>
                    <w:noProof/>
                  </w:rPr>
                  <w:delText xml:space="preserve">Autodesk. (2025. Február). </w:delText>
                </w:r>
                <w:r w:rsidDel="00E60A8B">
                  <w:rPr>
                    <w:i/>
                    <w:iCs/>
                    <w:noProof/>
                  </w:rPr>
                  <w:delText>Introducing Bill of Materials (BOM) for Autodesk Fusion</w:delText>
                </w:r>
                <w:r w:rsidDel="00E60A8B">
                  <w:rPr>
                    <w:noProof/>
                  </w:rPr>
                  <w:delText>. Forrás: Autodesk: https://www.autodesk.com/products/fusion-360/blog/introducing-bill-of-materials-bom-autodesk-fusion/</w:delText>
                </w:r>
              </w:del>
            </w:p>
            <w:p w14:paraId="104B7FFF" w14:textId="22B821F8" w:rsidR="001F00E1" w:rsidDel="00E60A8B" w:rsidRDefault="001F00E1">
              <w:pPr>
                <w:pStyle w:val="Cmsor1"/>
                <w:rPr>
                  <w:del w:id="286" w:author="Badinszky Dániel Bence" w:date="2025-03-27T16:25:00Z"/>
                  <w:noProof/>
                </w:rPr>
                <w:pPrChange w:id="287" w:author="Badinszky Dániel Bence" w:date="2025-03-27T16:25:00Z">
                  <w:pPr>
                    <w:pStyle w:val="Irodalomjegyzk"/>
                    <w:ind w:left="720" w:hanging="720"/>
                  </w:pPr>
                </w:pPrChange>
              </w:pPr>
              <w:del w:id="288" w:author="Badinszky Dániel Bence" w:date="2025-03-27T16:25:00Z">
                <w:r w:rsidDel="00E60A8B">
                  <w:rPr>
                    <w:noProof/>
                  </w:rPr>
                  <w:delText xml:space="preserve">Johnson, P. C. (2025. Március). </w:delText>
                </w:r>
                <w:r w:rsidDel="00E60A8B">
                  <w:rPr>
                    <w:i/>
                    <w:iCs/>
                    <w:noProof/>
                  </w:rPr>
                  <w:delText>Dynamic and Static Testing.</w:delText>
                </w:r>
                <w:r w:rsidDel="00E60A8B">
                  <w:rPr>
                    <w:noProof/>
                  </w:rPr>
                  <w:delText xml:space="preserve"> Forrás: https://www.dcs.gla.ac.uk/~johnson/teaching/safety/powerpoint/15_Testing.pdf</w:delText>
                </w:r>
              </w:del>
            </w:p>
            <w:p w14:paraId="3B7A0F5C" w14:textId="5A86376B" w:rsidR="001F00E1" w:rsidDel="00E60A8B" w:rsidRDefault="001F00E1">
              <w:pPr>
                <w:pStyle w:val="Cmsor1"/>
                <w:rPr>
                  <w:del w:id="289" w:author="Badinszky Dániel Bence" w:date="2025-03-27T16:25:00Z"/>
                  <w:noProof/>
                </w:rPr>
                <w:pPrChange w:id="290" w:author="Badinszky Dániel Bence" w:date="2025-03-27T16:25:00Z">
                  <w:pPr>
                    <w:pStyle w:val="Irodalomjegyzk"/>
                    <w:ind w:left="720" w:hanging="720"/>
                  </w:pPr>
                </w:pPrChange>
              </w:pPr>
              <w:bookmarkStart w:id="291" w:name="_Hlk193972342"/>
              <w:del w:id="292" w:author="Badinszky Dániel Bence" w:date="2025-03-27T16:25:00Z">
                <w:r w:rsidDel="00E60A8B">
                  <w:rPr>
                    <w:noProof/>
                  </w:rPr>
                  <w:delText xml:space="preserve">Katana. (2025). </w:delText>
                </w:r>
                <w:r w:rsidDel="00E60A8B">
                  <w:rPr>
                    <w:i/>
                    <w:iCs/>
                    <w:noProof/>
                  </w:rPr>
                  <w:delText>MRP</w:delText>
                </w:r>
                <w:r w:rsidDel="00E60A8B">
                  <w:rPr>
                    <w:noProof/>
                  </w:rPr>
                  <w:delText>. Forrás: Katana: https://katanamrp.com/features/production-management/</w:delText>
                </w:r>
              </w:del>
            </w:p>
            <w:bookmarkEnd w:id="291"/>
            <w:p w14:paraId="54AC1F54" w14:textId="3E3AB690" w:rsidR="001F00E1" w:rsidDel="00E60A8B" w:rsidRDefault="001F00E1">
              <w:pPr>
                <w:pStyle w:val="Cmsor1"/>
                <w:rPr>
                  <w:del w:id="293" w:author="Badinszky Dániel Bence" w:date="2025-03-27T16:25:00Z"/>
                  <w:noProof/>
                </w:rPr>
                <w:pPrChange w:id="294" w:author="Badinszky Dániel Bence" w:date="2025-03-27T16:25:00Z">
                  <w:pPr>
                    <w:pStyle w:val="Irodalomjegyzk"/>
                    <w:ind w:left="720" w:hanging="720"/>
                  </w:pPr>
                </w:pPrChange>
              </w:pPr>
              <w:del w:id="295" w:author="Badinszky Dániel Bence" w:date="2025-03-27T16:25:00Z">
                <w:r w:rsidDel="00E60A8B">
                  <w:rPr>
                    <w:noProof/>
                  </w:rPr>
                  <w:delText xml:space="preserve">KSH. (2025. Február). </w:delText>
                </w:r>
                <w:r w:rsidDel="00E60A8B">
                  <w:rPr>
                    <w:i/>
                    <w:iCs/>
                    <w:noProof/>
                  </w:rPr>
                  <w:delText>Központi Statisztikai Hivatal</w:delText>
                </w:r>
                <w:r w:rsidDel="00E60A8B">
                  <w:rPr>
                    <w:noProof/>
                  </w:rPr>
                  <w:delText>. Forrás: https://www.ksh.hu/stadat_files/mun/hu/mun0059.html</w:delText>
                </w:r>
              </w:del>
            </w:p>
            <w:p w14:paraId="6A3AAA5C" w14:textId="009E46D1" w:rsidR="001F00E1" w:rsidDel="00E60A8B" w:rsidRDefault="001F00E1">
              <w:pPr>
                <w:pStyle w:val="Cmsor1"/>
                <w:rPr>
                  <w:del w:id="296" w:author="Badinszky Dániel Bence" w:date="2025-03-27T16:25:00Z"/>
                  <w:noProof/>
                </w:rPr>
                <w:pPrChange w:id="297" w:author="Badinszky Dániel Bence" w:date="2025-03-27T16:25:00Z">
                  <w:pPr>
                    <w:pStyle w:val="Irodalomjegyzk"/>
                    <w:ind w:left="720" w:hanging="720"/>
                  </w:pPr>
                </w:pPrChange>
              </w:pPr>
              <w:del w:id="298" w:author="Badinszky Dániel Bence" w:date="2025-03-27T16:25:00Z">
                <w:r w:rsidDel="00E60A8B">
                  <w:rPr>
                    <w:noProof/>
                  </w:rPr>
                  <w:delText xml:space="preserve">Medium. (2021.. Március 2021. Március 29.). </w:delText>
                </w:r>
                <w:r w:rsidDel="00E60A8B">
                  <w:rPr>
                    <w:i/>
                    <w:iCs/>
                    <w:noProof/>
                  </w:rPr>
                  <w:delText>You shouldn’t store your images/videos in a database</w:delText>
                </w:r>
                <w:r w:rsidDel="00E60A8B">
                  <w:rPr>
                    <w:noProof/>
                  </w:rPr>
                  <w:delText>. Forrás: https://medium.com/ensias-it/you-shouldnt-store-your-images-videos-in-a-database-6a78ffa277b2</w:delText>
                </w:r>
              </w:del>
            </w:p>
            <w:p w14:paraId="67A68B3F" w14:textId="3943338E" w:rsidR="001F00E1" w:rsidDel="00E60A8B" w:rsidRDefault="001F00E1">
              <w:pPr>
                <w:pStyle w:val="Cmsor1"/>
                <w:rPr>
                  <w:del w:id="299" w:author="Badinszky Dániel Bence" w:date="2025-03-27T16:25:00Z"/>
                  <w:noProof/>
                </w:rPr>
                <w:pPrChange w:id="300" w:author="Badinszky Dániel Bence" w:date="2025-03-27T16:25:00Z">
                  <w:pPr>
                    <w:pStyle w:val="Irodalomjegyzk"/>
                    <w:ind w:left="720" w:hanging="720"/>
                  </w:pPr>
                </w:pPrChange>
              </w:pPr>
              <w:del w:id="301" w:author="Badinszky Dániel Bence" w:date="2025-03-27T16:25:00Z">
                <w:r w:rsidDel="00E60A8B">
                  <w:rPr>
                    <w:noProof/>
                  </w:rPr>
                  <w:delText xml:space="preserve">MRPeasy. (2025). </w:delText>
                </w:r>
                <w:r w:rsidDel="00E60A8B">
                  <w:rPr>
                    <w:i/>
                    <w:iCs/>
                    <w:noProof/>
                  </w:rPr>
                  <w:delText>MRPeasy - Integrated BOM solutions</w:delText>
                </w:r>
                <w:r w:rsidDel="00E60A8B">
                  <w:rPr>
                    <w:noProof/>
                  </w:rPr>
                  <w:delText>. Forrás: https://www.mrpeasy.com/</w:delText>
                </w:r>
              </w:del>
            </w:p>
            <w:p w14:paraId="7B38EB71" w14:textId="7C693F92" w:rsidR="001F00E1" w:rsidDel="00E60A8B" w:rsidRDefault="001F00E1">
              <w:pPr>
                <w:pStyle w:val="Cmsor1"/>
                <w:rPr>
                  <w:del w:id="302" w:author="Badinszky Dániel Bence" w:date="2025-03-27T16:25:00Z"/>
                  <w:noProof/>
                </w:rPr>
                <w:pPrChange w:id="303" w:author="Badinszky Dániel Bence" w:date="2025-03-27T16:25:00Z">
                  <w:pPr>
                    <w:pStyle w:val="Irodalomjegyzk"/>
                    <w:ind w:left="720" w:hanging="720"/>
                  </w:pPr>
                </w:pPrChange>
              </w:pPr>
              <w:del w:id="304" w:author="Badinszky Dániel Bence" w:date="2025-03-27T16:25:00Z">
                <w:r w:rsidDel="00E60A8B">
                  <w:rPr>
                    <w:noProof/>
                  </w:rPr>
                  <w:delText xml:space="preserve">Pezze, M., &amp; Michal, Y. (2008). </w:delText>
                </w:r>
                <w:r w:rsidDel="00E60A8B">
                  <w:rPr>
                    <w:i/>
                    <w:iCs/>
                    <w:noProof/>
                  </w:rPr>
                  <w:delText>Software Testing and Analysis: Process, Principles, and Techniques.</w:delText>
                </w:r>
                <w:r w:rsidDel="00E60A8B">
                  <w:rPr>
                    <w:noProof/>
                  </w:rPr>
                  <w:delText xml:space="preserve"> United States of America: John Wiley &amp; Sons, Inc.</w:delText>
                </w:r>
              </w:del>
            </w:p>
            <w:p w14:paraId="51AD3C0B" w14:textId="74855C57" w:rsidR="001F00E1" w:rsidDel="00E60A8B" w:rsidRDefault="001F00E1">
              <w:pPr>
                <w:pStyle w:val="Cmsor1"/>
                <w:rPr>
                  <w:del w:id="305" w:author="Badinszky Dániel Bence" w:date="2025-03-27T16:25:00Z"/>
                  <w:noProof/>
                </w:rPr>
                <w:pPrChange w:id="306" w:author="Badinszky Dániel Bence" w:date="2025-03-27T16:25:00Z">
                  <w:pPr>
                    <w:pStyle w:val="Irodalomjegyzk"/>
                    <w:ind w:left="720" w:hanging="720"/>
                  </w:pPr>
                </w:pPrChange>
              </w:pPr>
              <w:del w:id="307" w:author="Badinszky Dániel Bence" w:date="2025-03-27T16:25:00Z">
                <w:r w:rsidDel="00E60A8B">
                  <w:rPr>
                    <w:noProof/>
                  </w:rPr>
                  <w:delText xml:space="preserve">RealPython. (2024. December 2024. December 15.). </w:delText>
                </w:r>
                <w:r w:rsidDel="00E60A8B">
                  <w:rPr>
                    <w:i/>
                    <w:iCs/>
                    <w:noProof/>
                  </w:rPr>
                  <w:delText>Object-Oriented Programming (OOP) in Python</w:delText>
                </w:r>
                <w:r w:rsidDel="00E60A8B">
                  <w:rPr>
                    <w:noProof/>
                  </w:rPr>
                  <w:delText>. Forrás: Real Python: https://realpython.com/python3-object-oriented-programming/</w:delText>
                </w:r>
              </w:del>
            </w:p>
            <w:p w14:paraId="7DE564B5" w14:textId="7615693A" w:rsidR="001F00E1" w:rsidDel="00E60A8B" w:rsidRDefault="001F00E1">
              <w:pPr>
                <w:pStyle w:val="Cmsor1"/>
                <w:rPr>
                  <w:del w:id="308" w:author="Badinszky Dániel Bence" w:date="2025-03-27T16:25:00Z"/>
                  <w:noProof/>
                </w:rPr>
                <w:pPrChange w:id="309" w:author="Badinszky Dániel Bence" w:date="2025-03-27T16:25:00Z">
                  <w:pPr>
                    <w:pStyle w:val="Irodalomjegyzk"/>
                    <w:ind w:left="720" w:hanging="720"/>
                  </w:pPr>
                </w:pPrChange>
              </w:pPr>
              <w:del w:id="310" w:author="Badinszky Dániel Bence" w:date="2025-03-27T16:25:00Z">
                <w:r w:rsidDel="00E60A8B">
                  <w:rPr>
                    <w:noProof/>
                  </w:rPr>
                  <w:delText xml:space="preserve">SAP. (2025. Február 2025.02.08.). </w:delText>
                </w:r>
                <w:r w:rsidDel="00E60A8B">
                  <w:rPr>
                    <w:i/>
                    <w:iCs/>
                    <w:noProof/>
                  </w:rPr>
                  <w:delText>SAP - Multilevel BOM</w:delText>
                </w:r>
                <w:r w:rsidDel="00E60A8B">
                  <w:rPr>
                    <w:noProof/>
                  </w:rPr>
                  <w:delText>. Forrás: https://community.sap.com/t5/enterprise-resource-planning-blogs-by-sap/multilevel-bill-of-material-bom/ba-p/13515956</w:delText>
                </w:r>
              </w:del>
            </w:p>
            <w:p w14:paraId="6455777A" w14:textId="4D2A9C21" w:rsidR="001F00E1" w:rsidDel="00957AD8" w:rsidRDefault="001F00E1">
              <w:pPr>
                <w:pStyle w:val="Cmsor1"/>
                <w:rPr>
                  <w:del w:id="311" w:author="Badinszky Dániel Bence" w:date="2025-03-27T12:53:00Z"/>
                  <w:noProof/>
                </w:rPr>
                <w:pPrChange w:id="312" w:author="Badinszky Dániel Bence" w:date="2025-03-27T16:25:00Z">
                  <w:pPr>
                    <w:pStyle w:val="Irodalomjegyzk"/>
                    <w:ind w:left="720" w:hanging="720"/>
                  </w:pPr>
                </w:pPrChange>
              </w:pPr>
              <w:del w:id="313" w:author="Badinszky Dániel Bence" w:date="2025-03-27T12:53:00Z">
                <w:r w:rsidDel="00957AD8">
                  <w:rPr>
                    <w:noProof/>
                  </w:rPr>
                  <w:delText xml:space="preserve">Sweigart, A. (2020). </w:delText>
                </w:r>
                <w:r w:rsidDel="00957AD8">
                  <w:rPr>
                    <w:i/>
                    <w:iCs/>
                    <w:noProof/>
                  </w:rPr>
                  <w:delText>AUTOMATE THE BORING STUFF WITH PYTHON.</w:delText>
                </w:r>
                <w:r w:rsidDel="00957AD8">
                  <w:rPr>
                    <w:noProof/>
                  </w:rPr>
                  <w:delText xml:space="preserve"> 245 8th Street, San Francisco, CA 94103: William Pollock.</w:delText>
                </w:r>
              </w:del>
            </w:p>
            <w:p w14:paraId="3DD569BF" w14:textId="5E532484" w:rsidR="001F00E1" w:rsidDel="00E60A8B" w:rsidRDefault="001F00E1">
              <w:pPr>
                <w:pStyle w:val="Cmsor1"/>
                <w:rPr>
                  <w:del w:id="314" w:author="Badinszky Dániel Bence" w:date="2025-03-27T16:25:00Z"/>
                  <w:noProof/>
                </w:rPr>
                <w:pPrChange w:id="315" w:author="Badinszky Dániel Bence" w:date="2025-03-27T16:25:00Z">
                  <w:pPr>
                    <w:pStyle w:val="Irodalomjegyzk"/>
                    <w:ind w:left="720" w:hanging="720"/>
                  </w:pPr>
                </w:pPrChange>
              </w:pPr>
              <w:del w:id="316" w:author="Badinszky Dániel Bence" w:date="2025-03-27T16:25:00Z">
                <w:r w:rsidDel="00E60A8B">
                  <w:rPr>
                    <w:noProof/>
                  </w:rPr>
                  <w:delText xml:space="preserve">SZTE. (2025.). </w:delText>
                </w:r>
                <w:r w:rsidDel="00E60A8B">
                  <w:rPr>
                    <w:i/>
                    <w:iCs/>
                    <w:noProof/>
                  </w:rPr>
                  <w:delText>Adatbázis gyakorlat, 1. NF.</w:delText>
                </w:r>
                <w:r w:rsidDel="00E60A8B">
                  <w:rPr>
                    <w:noProof/>
                  </w:rPr>
                  <w:delText xml:space="preserve"> Forrás: https://www.inf.u-szeged.hu/: https://www.inf.u-szeged.hu/~gnemeth/adatbgyak/exe/Normalizalas_web/1_normlforma_1nf.html</w:delText>
                </w:r>
              </w:del>
            </w:p>
            <w:p w14:paraId="3F46A9D7" w14:textId="3E561131" w:rsidR="001F00E1" w:rsidDel="00E60A8B" w:rsidRDefault="001F00E1">
              <w:pPr>
                <w:pStyle w:val="Cmsor1"/>
                <w:rPr>
                  <w:del w:id="317" w:author="Badinszky Dániel Bence" w:date="2025-03-27T16:25:00Z"/>
                  <w:noProof/>
                </w:rPr>
                <w:pPrChange w:id="318" w:author="Badinszky Dániel Bence" w:date="2025-03-27T16:25:00Z">
                  <w:pPr>
                    <w:pStyle w:val="Irodalomjegyzk"/>
                    <w:ind w:left="720" w:hanging="720"/>
                  </w:pPr>
                </w:pPrChange>
              </w:pPr>
              <w:del w:id="319" w:author="Badinszky Dániel Bence" w:date="2025-03-27T16:25:00Z">
                <w:r w:rsidDel="00E60A8B">
                  <w:rPr>
                    <w:noProof/>
                  </w:rPr>
                  <w:delText xml:space="preserve">Verona, J. (2016). </w:delText>
                </w:r>
                <w:r w:rsidDel="00E60A8B">
                  <w:rPr>
                    <w:i/>
                    <w:iCs/>
                    <w:noProof/>
                  </w:rPr>
                  <w:delText>Practical DevOps.</w:delText>
                </w:r>
                <w:r w:rsidDel="00E60A8B">
                  <w:rPr>
                    <w:noProof/>
                  </w:rPr>
                  <w:delText xml:space="preserve"> 35 Livery Street, Birmingham B3 2PB, UK.: Packt Publishing Ltd.</w:delText>
                </w:r>
              </w:del>
            </w:p>
            <w:p w14:paraId="1653D00C" w14:textId="539CD163" w:rsidR="005B4CB9" w:rsidDel="00E60A8B" w:rsidRDefault="005B4CB9">
              <w:pPr>
                <w:pStyle w:val="Cmsor1"/>
                <w:rPr>
                  <w:del w:id="320" w:author="Badinszky Dániel Bence" w:date="2025-03-27T16:25:00Z"/>
                </w:rPr>
                <w:pPrChange w:id="321" w:author="Badinszky Dániel Bence" w:date="2025-03-27T16:25:00Z">
                  <w:pPr/>
                </w:pPrChange>
              </w:pPr>
              <w:del w:id="322" w:author="Badinszky Dániel Bence" w:date="2025-03-27T16:25:00Z">
                <w:r w:rsidDel="00E60A8B">
                  <w:rPr>
                    <w:b w:val="0"/>
                    <w:bCs w:val="0"/>
                  </w:rPr>
                  <w:fldChar w:fldCharType="end"/>
                </w:r>
              </w:del>
            </w:p>
            <w:customXmlDelRangeStart w:id="323" w:author="Badinszky Dániel Bence" w:date="2025-03-27T16:25:00Z"/>
          </w:sdtContent>
        </w:sdt>
        <w:customXmlDelRangeEnd w:id="323"/>
        <w:customXmlDelRangeStart w:id="324" w:author="Badinszky Dániel Bence" w:date="2025-03-27T16:25:00Z"/>
      </w:sdtContent>
    </w:sdt>
    <w:customXmlDelRangeEnd w:id="324"/>
    <w:p w14:paraId="28611DA0" w14:textId="77777777" w:rsidR="005B4CB9" w:rsidRPr="00411F3A" w:rsidRDefault="005B4CB9">
      <w:pPr>
        <w:pStyle w:val="Cmsor1"/>
        <w:pPrChange w:id="325" w:author="Badinszky Dániel Bence" w:date="2025-03-27T16:25:00Z">
          <w:pPr>
            <w:pStyle w:val="szdszakirodalom"/>
            <w:numPr>
              <w:numId w:val="0"/>
            </w:numPr>
            <w:tabs>
              <w:tab w:val="clear" w:pos="350"/>
            </w:tabs>
            <w:ind w:left="720" w:firstLine="0"/>
          </w:pPr>
        </w:pPrChange>
      </w:pPr>
    </w:p>
    <w:sectPr w:rsidR="005B4CB9" w:rsidRPr="00411F3A" w:rsidSect="007B6234">
      <w:type w:val="continuous"/>
      <w:pgSz w:w="11906" w:h="16838"/>
      <w:pgMar w:top="1418" w:right="1418" w:bottom="1418" w:left="1418" w:header="0" w:footer="709" w:gutter="284"/>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CDF52" w14:textId="77777777" w:rsidR="00B1144B" w:rsidRDefault="00B1144B">
      <w:r>
        <w:separator/>
      </w:r>
    </w:p>
  </w:endnote>
  <w:endnote w:type="continuationSeparator" w:id="0">
    <w:p w14:paraId="1D8748D8" w14:textId="77777777" w:rsidR="00B1144B" w:rsidRDefault="00B11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0"/>
    <w:family w:val="swiss"/>
    <w:pitch w:val="variable"/>
  </w:font>
  <w:font w:name="Noto Sans CJK SC">
    <w:charset w:val="00"/>
    <w:family w:val="auto"/>
    <w:pitch w:val="variable"/>
  </w:font>
  <w:font w:name="Noto Sans">
    <w:altName w:val="Cambria"/>
    <w:charset w:val="00"/>
    <w:family w:val="swiss"/>
    <w:pitch w:val="variable"/>
    <w:sig w:usb0="E00082FF" w:usb1="400078FF" w:usb2="00000021" w:usb3="00000000" w:csb0="0000019F" w:csb1="00000000"/>
  </w:font>
  <w:font w:name="Liberation Serif">
    <w:altName w:val="Times New Roman"/>
    <w:charset w:val="00"/>
    <w:family w:val="roman"/>
    <w:pitch w:val="variable"/>
  </w:font>
  <w:font w:name="Noto Serif CJK SC">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1FCC" w14:textId="77777777" w:rsidR="008E67B1" w:rsidRDefault="008E67B1">
    <w:pPr>
      <w:pStyle w:val="llb"/>
      <w:tabs>
        <w:tab w:val="clear" w:pos="4536"/>
        <w:tab w:val="clear" w:pos="9072"/>
        <w:tab w:val="center" w:pos="4394"/>
        <w:tab w:val="right" w:pos="8789"/>
      </w:tabs>
    </w:pPr>
    <w:r>
      <w:tab/>
    </w:r>
    <w:r>
      <w:fldChar w:fldCharType="begin"/>
    </w:r>
    <w:r>
      <w:instrText xml:space="preserve"> PAGE </w:instrText>
    </w:r>
    <w:r>
      <w:fldChar w:fldCharType="separate"/>
    </w:r>
    <w: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E44A1" w14:textId="77777777" w:rsidR="008E67B1" w:rsidRDefault="008E67B1">
    <w:pPr>
      <w:pStyle w:val="llb"/>
      <w:tabs>
        <w:tab w:val="clear" w:pos="4536"/>
        <w:tab w:val="clear" w:pos="9072"/>
        <w:tab w:val="center" w:pos="4394"/>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2CFA" w14:textId="5E0A3E69" w:rsidR="008E67B1" w:rsidRDefault="008E67B1">
    <w:pPr>
      <w:pStyle w:val="llb"/>
      <w:jc w:val="center"/>
    </w:pPr>
  </w:p>
  <w:p w14:paraId="5A1DE5A3" w14:textId="0EBE6824" w:rsidR="008E67B1" w:rsidRDefault="008E67B1">
    <w:pPr>
      <w:pStyle w:val="llb"/>
      <w:tabs>
        <w:tab w:val="clear" w:pos="4536"/>
        <w:tab w:val="clear" w:pos="9072"/>
        <w:tab w:val="center" w:pos="4394"/>
        <w:tab w:val="right" w:pos="8789"/>
      </w:tabs>
    </w:pPr>
    <w:r>
      <w:tab/>
    </w:r>
    <w:r>
      <w:fldChar w:fldCharType="begin"/>
    </w:r>
    <w:r>
      <w:instrText xml:space="preserve"> PAGE </w:instrText>
    </w:r>
    <w:r>
      <w:fldChar w:fldCharType="separate"/>
    </w:r>
    <w:r>
      <w:t>59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07EB0" w14:textId="77777777" w:rsidR="00B1144B" w:rsidRDefault="00B1144B">
      <w:r>
        <w:separator/>
      </w:r>
    </w:p>
  </w:footnote>
  <w:footnote w:type="continuationSeparator" w:id="0">
    <w:p w14:paraId="0F8E28E8" w14:textId="77777777" w:rsidR="00B1144B" w:rsidRDefault="00B114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0EFE"/>
    <w:multiLevelType w:val="multilevel"/>
    <w:tmpl w:val="B532E9D6"/>
    <w:lvl w:ilvl="0">
      <w:start w:val="1"/>
      <w:numFmt w:val="decimal"/>
      <w:pStyle w:val="szdcmsor1"/>
      <w:lvlText w:val="%1."/>
      <w:lvlJc w:val="left"/>
      <w:pPr>
        <w:tabs>
          <w:tab w:val="num" w:pos="0"/>
        </w:tabs>
        <w:ind w:left="360" w:hanging="360"/>
      </w:pPr>
    </w:lvl>
    <w:lvl w:ilvl="1">
      <w:start w:val="1"/>
      <w:numFmt w:val="decimal"/>
      <w:pStyle w:val="szdcmsor2"/>
      <w:lvlText w:val="%1.%2."/>
      <w:lvlJc w:val="left"/>
      <w:pPr>
        <w:tabs>
          <w:tab w:val="num" w:pos="0"/>
        </w:tabs>
        <w:ind w:left="5180" w:hanging="360"/>
      </w:pPr>
    </w:lvl>
    <w:lvl w:ilvl="2">
      <w:start w:val="1"/>
      <w:numFmt w:val="decimal"/>
      <w:pStyle w:val="szdcmsor3"/>
      <w:lvlText w:val="%1.%2.%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18FC3BEB"/>
    <w:multiLevelType w:val="hybridMultilevel"/>
    <w:tmpl w:val="AD3096EA"/>
    <w:lvl w:ilvl="0" w:tplc="040E000F">
      <w:start w:val="1"/>
      <w:numFmt w:val="decimal"/>
      <w:lvlText w:val="%1."/>
      <w:lvlJc w:val="left"/>
      <w:pPr>
        <w:ind w:left="1117" w:hanging="360"/>
      </w:p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2" w15:restartNumberingAfterBreak="0">
    <w:nsid w:val="190F190E"/>
    <w:multiLevelType w:val="hybridMultilevel"/>
    <w:tmpl w:val="C6761064"/>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1D266C2D"/>
    <w:multiLevelType w:val="hybridMultilevel"/>
    <w:tmpl w:val="835E1F54"/>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2DD03DBC"/>
    <w:multiLevelType w:val="hybridMultilevel"/>
    <w:tmpl w:val="48681A9E"/>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30822FCC"/>
    <w:multiLevelType w:val="hybridMultilevel"/>
    <w:tmpl w:val="E0D85192"/>
    <w:lvl w:ilvl="0" w:tplc="040E000F">
      <w:start w:val="1"/>
      <w:numFmt w:val="decimal"/>
      <w:lvlText w:val="%1."/>
      <w:lvlJc w:val="left"/>
      <w:pPr>
        <w:ind w:left="1117" w:hanging="360"/>
      </w:p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6" w15:restartNumberingAfterBreak="0">
    <w:nsid w:val="32367DB2"/>
    <w:multiLevelType w:val="multilevel"/>
    <w:tmpl w:val="E104DF3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2890200"/>
    <w:multiLevelType w:val="multilevel"/>
    <w:tmpl w:val="922C0AE6"/>
    <w:lvl w:ilvl="0">
      <w:start w:val="6"/>
      <w:numFmt w:val="decimal"/>
      <w:pStyle w:val="szdszakirodalom"/>
      <w:lvlText w:val="[%1]"/>
      <w:lvlJc w:val="left"/>
      <w:pPr>
        <w:tabs>
          <w:tab w:val="num" w:pos="350"/>
        </w:tabs>
        <w:ind w:left="107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8" w15:restartNumberingAfterBreak="0">
    <w:nsid w:val="36B337FD"/>
    <w:multiLevelType w:val="multilevel"/>
    <w:tmpl w:val="4D669B2E"/>
    <w:lvl w:ilvl="0">
      <w:start w:val="1"/>
      <w:numFmt w:val="bullet"/>
      <w:pStyle w:val="szdfelsorols"/>
      <w:lvlText w:val=""/>
      <w:lvlJc w:val="left"/>
      <w:pPr>
        <w:tabs>
          <w:tab w:val="num" w:pos="0"/>
        </w:tabs>
        <w:ind w:left="1117" w:hanging="360"/>
      </w:pPr>
      <w:rPr>
        <w:rFonts w:ascii="Symbol" w:hAnsi="Symbol" w:cs="Symbol" w:hint="default"/>
      </w:rPr>
    </w:lvl>
    <w:lvl w:ilvl="1">
      <w:start w:val="1"/>
      <w:numFmt w:val="bullet"/>
      <w:lvlText w:val="o"/>
      <w:lvlJc w:val="left"/>
      <w:pPr>
        <w:tabs>
          <w:tab w:val="num" w:pos="0"/>
        </w:tabs>
        <w:ind w:left="1837" w:hanging="360"/>
      </w:pPr>
      <w:rPr>
        <w:rFonts w:ascii="Courier New" w:hAnsi="Courier New" w:cs="Courier New" w:hint="default"/>
      </w:rPr>
    </w:lvl>
    <w:lvl w:ilvl="2">
      <w:start w:val="1"/>
      <w:numFmt w:val="bullet"/>
      <w:lvlText w:val=""/>
      <w:lvlJc w:val="left"/>
      <w:pPr>
        <w:tabs>
          <w:tab w:val="num" w:pos="0"/>
        </w:tabs>
        <w:ind w:left="2557" w:hanging="360"/>
      </w:pPr>
      <w:rPr>
        <w:rFonts w:ascii="Wingdings" w:hAnsi="Wingdings" w:cs="Wingdings" w:hint="default"/>
      </w:rPr>
    </w:lvl>
    <w:lvl w:ilvl="3">
      <w:start w:val="1"/>
      <w:numFmt w:val="bullet"/>
      <w:lvlText w:val=""/>
      <w:lvlJc w:val="left"/>
      <w:pPr>
        <w:tabs>
          <w:tab w:val="num" w:pos="0"/>
        </w:tabs>
        <w:ind w:left="3277" w:hanging="360"/>
      </w:pPr>
      <w:rPr>
        <w:rFonts w:ascii="Symbol" w:hAnsi="Symbol" w:cs="Symbol" w:hint="default"/>
      </w:rPr>
    </w:lvl>
    <w:lvl w:ilvl="4">
      <w:start w:val="1"/>
      <w:numFmt w:val="bullet"/>
      <w:lvlText w:val="o"/>
      <w:lvlJc w:val="left"/>
      <w:pPr>
        <w:tabs>
          <w:tab w:val="num" w:pos="0"/>
        </w:tabs>
        <w:ind w:left="3997" w:hanging="360"/>
      </w:pPr>
      <w:rPr>
        <w:rFonts w:ascii="Courier New" w:hAnsi="Courier New" w:cs="Courier New" w:hint="default"/>
      </w:rPr>
    </w:lvl>
    <w:lvl w:ilvl="5">
      <w:start w:val="1"/>
      <w:numFmt w:val="bullet"/>
      <w:lvlText w:val=""/>
      <w:lvlJc w:val="left"/>
      <w:pPr>
        <w:tabs>
          <w:tab w:val="num" w:pos="0"/>
        </w:tabs>
        <w:ind w:left="4717" w:hanging="360"/>
      </w:pPr>
      <w:rPr>
        <w:rFonts w:ascii="Wingdings" w:hAnsi="Wingdings" w:cs="Wingdings" w:hint="default"/>
      </w:rPr>
    </w:lvl>
    <w:lvl w:ilvl="6">
      <w:start w:val="1"/>
      <w:numFmt w:val="bullet"/>
      <w:lvlText w:val=""/>
      <w:lvlJc w:val="left"/>
      <w:pPr>
        <w:tabs>
          <w:tab w:val="num" w:pos="0"/>
        </w:tabs>
        <w:ind w:left="5437" w:hanging="360"/>
      </w:pPr>
      <w:rPr>
        <w:rFonts w:ascii="Symbol" w:hAnsi="Symbol" w:cs="Symbol" w:hint="default"/>
      </w:rPr>
    </w:lvl>
    <w:lvl w:ilvl="7">
      <w:start w:val="1"/>
      <w:numFmt w:val="bullet"/>
      <w:lvlText w:val="o"/>
      <w:lvlJc w:val="left"/>
      <w:pPr>
        <w:tabs>
          <w:tab w:val="num" w:pos="0"/>
        </w:tabs>
        <w:ind w:left="6157" w:hanging="360"/>
      </w:pPr>
      <w:rPr>
        <w:rFonts w:ascii="Courier New" w:hAnsi="Courier New" w:cs="Courier New" w:hint="default"/>
      </w:rPr>
    </w:lvl>
    <w:lvl w:ilvl="8">
      <w:start w:val="1"/>
      <w:numFmt w:val="bullet"/>
      <w:lvlText w:val=""/>
      <w:lvlJc w:val="left"/>
      <w:pPr>
        <w:tabs>
          <w:tab w:val="num" w:pos="0"/>
        </w:tabs>
        <w:ind w:left="6877" w:hanging="360"/>
      </w:pPr>
      <w:rPr>
        <w:rFonts w:ascii="Wingdings" w:hAnsi="Wingdings" w:cs="Wingdings" w:hint="default"/>
      </w:rPr>
    </w:lvl>
  </w:abstractNum>
  <w:abstractNum w:abstractNumId="9" w15:restartNumberingAfterBreak="0">
    <w:nsid w:val="3E6435CC"/>
    <w:multiLevelType w:val="hybridMultilevel"/>
    <w:tmpl w:val="33A0ED16"/>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0" w15:restartNumberingAfterBreak="0">
    <w:nsid w:val="43932F0B"/>
    <w:multiLevelType w:val="hybridMultilevel"/>
    <w:tmpl w:val="D3421E10"/>
    <w:lvl w:ilvl="0" w:tplc="040E0001">
      <w:start w:val="1"/>
      <w:numFmt w:val="bullet"/>
      <w:lvlText w:val=""/>
      <w:lvlJc w:val="left"/>
      <w:pPr>
        <w:ind w:left="2197" w:hanging="360"/>
      </w:pPr>
      <w:rPr>
        <w:rFonts w:ascii="Symbol" w:hAnsi="Symbol" w:hint="default"/>
      </w:rPr>
    </w:lvl>
    <w:lvl w:ilvl="1" w:tplc="040E0003" w:tentative="1">
      <w:start w:val="1"/>
      <w:numFmt w:val="bullet"/>
      <w:lvlText w:val="o"/>
      <w:lvlJc w:val="left"/>
      <w:pPr>
        <w:ind w:left="2917" w:hanging="360"/>
      </w:pPr>
      <w:rPr>
        <w:rFonts w:ascii="Courier New" w:hAnsi="Courier New" w:cs="Courier New" w:hint="default"/>
      </w:rPr>
    </w:lvl>
    <w:lvl w:ilvl="2" w:tplc="040E0005" w:tentative="1">
      <w:start w:val="1"/>
      <w:numFmt w:val="bullet"/>
      <w:lvlText w:val=""/>
      <w:lvlJc w:val="left"/>
      <w:pPr>
        <w:ind w:left="3637" w:hanging="360"/>
      </w:pPr>
      <w:rPr>
        <w:rFonts w:ascii="Wingdings" w:hAnsi="Wingdings" w:hint="default"/>
      </w:rPr>
    </w:lvl>
    <w:lvl w:ilvl="3" w:tplc="040E0001" w:tentative="1">
      <w:start w:val="1"/>
      <w:numFmt w:val="bullet"/>
      <w:lvlText w:val=""/>
      <w:lvlJc w:val="left"/>
      <w:pPr>
        <w:ind w:left="4357" w:hanging="360"/>
      </w:pPr>
      <w:rPr>
        <w:rFonts w:ascii="Symbol" w:hAnsi="Symbol" w:hint="default"/>
      </w:rPr>
    </w:lvl>
    <w:lvl w:ilvl="4" w:tplc="040E0003" w:tentative="1">
      <w:start w:val="1"/>
      <w:numFmt w:val="bullet"/>
      <w:lvlText w:val="o"/>
      <w:lvlJc w:val="left"/>
      <w:pPr>
        <w:ind w:left="5077" w:hanging="360"/>
      </w:pPr>
      <w:rPr>
        <w:rFonts w:ascii="Courier New" w:hAnsi="Courier New" w:cs="Courier New" w:hint="default"/>
      </w:rPr>
    </w:lvl>
    <w:lvl w:ilvl="5" w:tplc="040E0005" w:tentative="1">
      <w:start w:val="1"/>
      <w:numFmt w:val="bullet"/>
      <w:lvlText w:val=""/>
      <w:lvlJc w:val="left"/>
      <w:pPr>
        <w:ind w:left="5797" w:hanging="360"/>
      </w:pPr>
      <w:rPr>
        <w:rFonts w:ascii="Wingdings" w:hAnsi="Wingdings" w:hint="default"/>
      </w:rPr>
    </w:lvl>
    <w:lvl w:ilvl="6" w:tplc="040E0001" w:tentative="1">
      <w:start w:val="1"/>
      <w:numFmt w:val="bullet"/>
      <w:lvlText w:val=""/>
      <w:lvlJc w:val="left"/>
      <w:pPr>
        <w:ind w:left="6517" w:hanging="360"/>
      </w:pPr>
      <w:rPr>
        <w:rFonts w:ascii="Symbol" w:hAnsi="Symbol" w:hint="default"/>
      </w:rPr>
    </w:lvl>
    <w:lvl w:ilvl="7" w:tplc="040E0003" w:tentative="1">
      <w:start w:val="1"/>
      <w:numFmt w:val="bullet"/>
      <w:lvlText w:val="o"/>
      <w:lvlJc w:val="left"/>
      <w:pPr>
        <w:ind w:left="7237" w:hanging="360"/>
      </w:pPr>
      <w:rPr>
        <w:rFonts w:ascii="Courier New" w:hAnsi="Courier New" w:cs="Courier New" w:hint="default"/>
      </w:rPr>
    </w:lvl>
    <w:lvl w:ilvl="8" w:tplc="040E0005" w:tentative="1">
      <w:start w:val="1"/>
      <w:numFmt w:val="bullet"/>
      <w:lvlText w:val=""/>
      <w:lvlJc w:val="left"/>
      <w:pPr>
        <w:ind w:left="7957" w:hanging="360"/>
      </w:pPr>
      <w:rPr>
        <w:rFonts w:ascii="Wingdings" w:hAnsi="Wingdings" w:hint="default"/>
      </w:rPr>
    </w:lvl>
  </w:abstractNum>
  <w:abstractNum w:abstractNumId="11" w15:restartNumberingAfterBreak="0">
    <w:nsid w:val="4B86067F"/>
    <w:multiLevelType w:val="hybridMultilevel"/>
    <w:tmpl w:val="AD72664E"/>
    <w:lvl w:ilvl="0" w:tplc="040E0001">
      <w:start w:val="1"/>
      <w:numFmt w:val="bullet"/>
      <w:lvlText w:val=""/>
      <w:lvlJc w:val="left"/>
      <w:pPr>
        <w:ind w:left="1117" w:hanging="360"/>
      </w:pPr>
      <w:rPr>
        <w:rFonts w:ascii="Symbol" w:hAnsi="Symbol" w:hint="default"/>
      </w:rPr>
    </w:lvl>
    <w:lvl w:ilvl="1" w:tplc="5706D700">
      <w:numFmt w:val="bullet"/>
      <w:lvlText w:val="-"/>
      <w:lvlJc w:val="left"/>
      <w:pPr>
        <w:ind w:left="1837" w:hanging="360"/>
      </w:pPr>
      <w:rPr>
        <w:rFonts w:ascii="Times New Roman" w:eastAsia="Calibri" w:hAnsi="Times New Roman" w:cs="Times New Roman"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2" w15:restartNumberingAfterBreak="0">
    <w:nsid w:val="57A06987"/>
    <w:multiLevelType w:val="hybridMultilevel"/>
    <w:tmpl w:val="3F66A766"/>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3" w15:restartNumberingAfterBreak="0">
    <w:nsid w:val="5D6248AF"/>
    <w:multiLevelType w:val="hybridMultilevel"/>
    <w:tmpl w:val="2E12DCF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3870D61"/>
    <w:multiLevelType w:val="hybridMultilevel"/>
    <w:tmpl w:val="C8EA426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5" w15:restartNumberingAfterBreak="0">
    <w:nsid w:val="65053492"/>
    <w:multiLevelType w:val="multilevel"/>
    <w:tmpl w:val="724E8DD4"/>
    <w:lvl w:ilvl="0">
      <w:start w:val="1"/>
      <w:numFmt w:val="decimal"/>
      <w:pStyle w:val="szdfelsorolsszm"/>
      <w:lvlText w:val="%1."/>
      <w:lvlJc w:val="left"/>
      <w:pPr>
        <w:tabs>
          <w:tab w:val="num" w:pos="0"/>
        </w:tabs>
        <w:ind w:left="1364" w:hanging="360"/>
      </w:pPr>
      <w:rPr>
        <w:rFonts w:hint="default"/>
      </w:rPr>
    </w:lvl>
    <w:lvl w:ilvl="1">
      <w:start w:val="1"/>
      <w:numFmt w:val="lowerLetter"/>
      <w:lvlText w:val="%2."/>
      <w:lvlJc w:val="left"/>
      <w:pPr>
        <w:tabs>
          <w:tab w:val="num" w:pos="0"/>
        </w:tabs>
        <w:ind w:left="2084" w:hanging="360"/>
      </w:pPr>
      <w:rPr>
        <w:rFonts w:hint="default"/>
      </w:rPr>
    </w:lvl>
    <w:lvl w:ilvl="2">
      <w:start w:val="1"/>
      <w:numFmt w:val="lowerRoman"/>
      <w:lvlText w:val="%3."/>
      <w:lvlJc w:val="right"/>
      <w:pPr>
        <w:tabs>
          <w:tab w:val="num" w:pos="0"/>
        </w:tabs>
        <w:ind w:left="2804" w:hanging="180"/>
      </w:pPr>
      <w:rPr>
        <w:rFonts w:hint="default"/>
      </w:rPr>
    </w:lvl>
    <w:lvl w:ilvl="3">
      <w:start w:val="1"/>
      <w:numFmt w:val="decimal"/>
      <w:lvlText w:val="%4."/>
      <w:lvlJc w:val="left"/>
      <w:pPr>
        <w:tabs>
          <w:tab w:val="num" w:pos="0"/>
        </w:tabs>
        <w:ind w:left="3524" w:hanging="360"/>
      </w:pPr>
      <w:rPr>
        <w:rFonts w:hint="default"/>
      </w:rPr>
    </w:lvl>
    <w:lvl w:ilvl="4">
      <w:start w:val="1"/>
      <w:numFmt w:val="lowerLetter"/>
      <w:lvlText w:val="%5."/>
      <w:lvlJc w:val="left"/>
      <w:pPr>
        <w:tabs>
          <w:tab w:val="num" w:pos="0"/>
        </w:tabs>
        <w:ind w:left="4244" w:hanging="360"/>
      </w:pPr>
      <w:rPr>
        <w:rFonts w:hint="default"/>
      </w:rPr>
    </w:lvl>
    <w:lvl w:ilvl="5">
      <w:start w:val="1"/>
      <w:numFmt w:val="lowerRoman"/>
      <w:lvlText w:val="%6."/>
      <w:lvlJc w:val="right"/>
      <w:pPr>
        <w:tabs>
          <w:tab w:val="num" w:pos="0"/>
        </w:tabs>
        <w:ind w:left="4964" w:hanging="180"/>
      </w:pPr>
      <w:rPr>
        <w:rFonts w:hint="default"/>
      </w:rPr>
    </w:lvl>
    <w:lvl w:ilvl="6">
      <w:start w:val="1"/>
      <w:numFmt w:val="decimal"/>
      <w:lvlText w:val="%7."/>
      <w:lvlJc w:val="left"/>
      <w:pPr>
        <w:tabs>
          <w:tab w:val="num" w:pos="0"/>
        </w:tabs>
        <w:ind w:left="5684" w:hanging="360"/>
      </w:pPr>
      <w:rPr>
        <w:rFonts w:hint="default"/>
      </w:rPr>
    </w:lvl>
    <w:lvl w:ilvl="7">
      <w:start w:val="1"/>
      <w:numFmt w:val="lowerLetter"/>
      <w:lvlText w:val="%8."/>
      <w:lvlJc w:val="left"/>
      <w:pPr>
        <w:tabs>
          <w:tab w:val="num" w:pos="0"/>
        </w:tabs>
        <w:ind w:left="6404" w:hanging="360"/>
      </w:pPr>
      <w:rPr>
        <w:rFonts w:hint="default"/>
      </w:rPr>
    </w:lvl>
    <w:lvl w:ilvl="8">
      <w:start w:val="1"/>
      <w:numFmt w:val="lowerRoman"/>
      <w:lvlText w:val="%9."/>
      <w:lvlJc w:val="right"/>
      <w:pPr>
        <w:tabs>
          <w:tab w:val="num" w:pos="0"/>
        </w:tabs>
        <w:ind w:left="7124" w:hanging="180"/>
      </w:pPr>
      <w:rPr>
        <w:rFonts w:hint="default"/>
      </w:rPr>
    </w:lvl>
  </w:abstractNum>
  <w:abstractNum w:abstractNumId="16" w15:restartNumberingAfterBreak="0">
    <w:nsid w:val="77A53CBE"/>
    <w:multiLevelType w:val="hybridMultilevel"/>
    <w:tmpl w:val="EAE034D8"/>
    <w:lvl w:ilvl="0" w:tplc="040E0001">
      <w:start w:val="1"/>
      <w:numFmt w:val="bullet"/>
      <w:lvlText w:val=""/>
      <w:lvlJc w:val="left"/>
      <w:pPr>
        <w:ind w:left="1180" w:hanging="360"/>
      </w:pPr>
      <w:rPr>
        <w:rFonts w:ascii="Symbol" w:hAnsi="Symbol" w:hint="default"/>
      </w:rPr>
    </w:lvl>
    <w:lvl w:ilvl="1" w:tplc="040E0003" w:tentative="1">
      <w:start w:val="1"/>
      <w:numFmt w:val="bullet"/>
      <w:lvlText w:val="o"/>
      <w:lvlJc w:val="left"/>
      <w:pPr>
        <w:ind w:left="1900" w:hanging="360"/>
      </w:pPr>
      <w:rPr>
        <w:rFonts w:ascii="Courier New" w:hAnsi="Courier New" w:cs="Courier New" w:hint="default"/>
      </w:rPr>
    </w:lvl>
    <w:lvl w:ilvl="2" w:tplc="040E0005" w:tentative="1">
      <w:start w:val="1"/>
      <w:numFmt w:val="bullet"/>
      <w:lvlText w:val=""/>
      <w:lvlJc w:val="left"/>
      <w:pPr>
        <w:ind w:left="2620" w:hanging="360"/>
      </w:pPr>
      <w:rPr>
        <w:rFonts w:ascii="Wingdings" w:hAnsi="Wingdings" w:hint="default"/>
      </w:rPr>
    </w:lvl>
    <w:lvl w:ilvl="3" w:tplc="040E0001" w:tentative="1">
      <w:start w:val="1"/>
      <w:numFmt w:val="bullet"/>
      <w:lvlText w:val=""/>
      <w:lvlJc w:val="left"/>
      <w:pPr>
        <w:ind w:left="3340" w:hanging="360"/>
      </w:pPr>
      <w:rPr>
        <w:rFonts w:ascii="Symbol" w:hAnsi="Symbol" w:hint="default"/>
      </w:rPr>
    </w:lvl>
    <w:lvl w:ilvl="4" w:tplc="040E0003" w:tentative="1">
      <w:start w:val="1"/>
      <w:numFmt w:val="bullet"/>
      <w:lvlText w:val="o"/>
      <w:lvlJc w:val="left"/>
      <w:pPr>
        <w:ind w:left="4060" w:hanging="360"/>
      </w:pPr>
      <w:rPr>
        <w:rFonts w:ascii="Courier New" w:hAnsi="Courier New" w:cs="Courier New" w:hint="default"/>
      </w:rPr>
    </w:lvl>
    <w:lvl w:ilvl="5" w:tplc="040E0005" w:tentative="1">
      <w:start w:val="1"/>
      <w:numFmt w:val="bullet"/>
      <w:lvlText w:val=""/>
      <w:lvlJc w:val="left"/>
      <w:pPr>
        <w:ind w:left="4780" w:hanging="360"/>
      </w:pPr>
      <w:rPr>
        <w:rFonts w:ascii="Wingdings" w:hAnsi="Wingdings" w:hint="default"/>
      </w:rPr>
    </w:lvl>
    <w:lvl w:ilvl="6" w:tplc="040E0001" w:tentative="1">
      <w:start w:val="1"/>
      <w:numFmt w:val="bullet"/>
      <w:lvlText w:val=""/>
      <w:lvlJc w:val="left"/>
      <w:pPr>
        <w:ind w:left="5500" w:hanging="360"/>
      </w:pPr>
      <w:rPr>
        <w:rFonts w:ascii="Symbol" w:hAnsi="Symbol" w:hint="default"/>
      </w:rPr>
    </w:lvl>
    <w:lvl w:ilvl="7" w:tplc="040E0003" w:tentative="1">
      <w:start w:val="1"/>
      <w:numFmt w:val="bullet"/>
      <w:lvlText w:val="o"/>
      <w:lvlJc w:val="left"/>
      <w:pPr>
        <w:ind w:left="6220" w:hanging="360"/>
      </w:pPr>
      <w:rPr>
        <w:rFonts w:ascii="Courier New" w:hAnsi="Courier New" w:cs="Courier New" w:hint="default"/>
      </w:rPr>
    </w:lvl>
    <w:lvl w:ilvl="8" w:tplc="040E0005" w:tentative="1">
      <w:start w:val="1"/>
      <w:numFmt w:val="bullet"/>
      <w:lvlText w:val=""/>
      <w:lvlJc w:val="left"/>
      <w:pPr>
        <w:ind w:left="6940" w:hanging="360"/>
      </w:pPr>
      <w:rPr>
        <w:rFonts w:ascii="Wingdings" w:hAnsi="Wingdings" w:hint="default"/>
      </w:rPr>
    </w:lvl>
  </w:abstractNum>
  <w:abstractNum w:abstractNumId="17" w15:restartNumberingAfterBreak="0">
    <w:nsid w:val="797312B3"/>
    <w:multiLevelType w:val="hybridMultilevel"/>
    <w:tmpl w:val="19DEBB4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8" w15:restartNumberingAfterBreak="0">
    <w:nsid w:val="7E96110B"/>
    <w:multiLevelType w:val="hybridMultilevel"/>
    <w:tmpl w:val="10BC67E0"/>
    <w:lvl w:ilvl="0" w:tplc="040E000F">
      <w:start w:val="1"/>
      <w:numFmt w:val="decimal"/>
      <w:lvlText w:val="%1."/>
      <w:lvlJc w:val="left"/>
      <w:pPr>
        <w:ind w:left="1117" w:hanging="360"/>
      </w:p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num w:numId="1">
    <w:abstractNumId w:val="6"/>
  </w:num>
  <w:num w:numId="2">
    <w:abstractNumId w:val="0"/>
  </w:num>
  <w:num w:numId="3">
    <w:abstractNumId w:val="8"/>
  </w:num>
  <w:num w:numId="4">
    <w:abstractNumId w:val="15"/>
  </w:num>
  <w:num w:numId="5">
    <w:abstractNumId w:val="7"/>
  </w:num>
  <w:num w:numId="6">
    <w:abstractNumId w:val="9"/>
  </w:num>
  <w:num w:numId="7">
    <w:abstractNumId w:val="18"/>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4"/>
  </w:num>
  <w:num w:numId="18">
    <w:abstractNumId w:val="1"/>
  </w:num>
  <w:num w:numId="19">
    <w:abstractNumId w:val="3"/>
  </w:num>
  <w:num w:numId="20">
    <w:abstractNumId w:val="2"/>
  </w:num>
  <w:num w:numId="21">
    <w:abstractNumId w:val="16"/>
  </w:num>
  <w:num w:numId="22">
    <w:abstractNumId w:val="13"/>
  </w:num>
  <w:num w:numId="23">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1"/>
  </w:num>
  <w:num w:numId="29">
    <w:abstractNumId w:val="4"/>
  </w:num>
  <w:num w:numId="30">
    <w:abstractNumId w:val="10"/>
  </w:num>
  <w:num w:numId="31">
    <w:abstractNumId w:val="0"/>
  </w:num>
  <w:num w:numId="32">
    <w:abstractNumId w:val="0"/>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Pap-Szigeti Róbert">
    <w15:presenceInfo w15:providerId="AD" w15:userId="S::pap-szigeti.robert@nje.hu::dc47df09-dc69-481c-a862-bf98a836727f"/>
  </w15:person>
  <w15:person w15:author="Dana">
    <w15:presenceInfo w15:providerId="None" w15:userId="Dana"/>
  </w15:person>
  <w15:person w15:author="Badinszky Dániel Bence">
    <w15:presenceInfo w15:providerId="AD" w15:userId="S-1-5-21-1757981266-1935655697-682003330-39831"/>
  </w15:person>
  <w15:person w15:author="Dániel Bence Badinszky">
    <w15:presenceInfo w15:providerId="AD" w15:userId="S-1-5-21-1757981266-1935655697-682003330-39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869"/>
    <w:rsid w:val="000012AF"/>
    <w:rsid w:val="000060AE"/>
    <w:rsid w:val="00007008"/>
    <w:rsid w:val="00010472"/>
    <w:rsid w:val="00015CDB"/>
    <w:rsid w:val="0001683E"/>
    <w:rsid w:val="0002271B"/>
    <w:rsid w:val="0002405B"/>
    <w:rsid w:val="00024397"/>
    <w:rsid w:val="00025BCF"/>
    <w:rsid w:val="000310EF"/>
    <w:rsid w:val="00035D0B"/>
    <w:rsid w:val="00040F49"/>
    <w:rsid w:val="00043114"/>
    <w:rsid w:val="000467C1"/>
    <w:rsid w:val="00047B89"/>
    <w:rsid w:val="00047D78"/>
    <w:rsid w:val="00050716"/>
    <w:rsid w:val="0006570D"/>
    <w:rsid w:val="00065FDB"/>
    <w:rsid w:val="00075F70"/>
    <w:rsid w:val="0008036A"/>
    <w:rsid w:val="00083E36"/>
    <w:rsid w:val="00084C37"/>
    <w:rsid w:val="00087429"/>
    <w:rsid w:val="00087D8F"/>
    <w:rsid w:val="00093391"/>
    <w:rsid w:val="00094313"/>
    <w:rsid w:val="000B12CB"/>
    <w:rsid w:val="000B7CF1"/>
    <w:rsid w:val="000C37A3"/>
    <w:rsid w:val="000D080B"/>
    <w:rsid w:val="000D1E15"/>
    <w:rsid w:val="000E4D0A"/>
    <w:rsid w:val="000E597C"/>
    <w:rsid w:val="00100125"/>
    <w:rsid w:val="00100C40"/>
    <w:rsid w:val="00102BD3"/>
    <w:rsid w:val="001038DC"/>
    <w:rsid w:val="00106973"/>
    <w:rsid w:val="00111614"/>
    <w:rsid w:val="00111DAD"/>
    <w:rsid w:val="00124634"/>
    <w:rsid w:val="001311E1"/>
    <w:rsid w:val="0013683A"/>
    <w:rsid w:val="00141555"/>
    <w:rsid w:val="001454B9"/>
    <w:rsid w:val="00150017"/>
    <w:rsid w:val="00152B2A"/>
    <w:rsid w:val="00160F2B"/>
    <w:rsid w:val="00163EA8"/>
    <w:rsid w:val="00164BC3"/>
    <w:rsid w:val="00165A9F"/>
    <w:rsid w:val="00174A4C"/>
    <w:rsid w:val="00176BB9"/>
    <w:rsid w:val="00182351"/>
    <w:rsid w:val="00187618"/>
    <w:rsid w:val="00187F3F"/>
    <w:rsid w:val="00191B63"/>
    <w:rsid w:val="00195077"/>
    <w:rsid w:val="001A5D79"/>
    <w:rsid w:val="001B0704"/>
    <w:rsid w:val="001B68C2"/>
    <w:rsid w:val="001C0EB6"/>
    <w:rsid w:val="001D0D4F"/>
    <w:rsid w:val="001E5583"/>
    <w:rsid w:val="001E66DE"/>
    <w:rsid w:val="001F00E1"/>
    <w:rsid w:val="001F1F76"/>
    <w:rsid w:val="001F1F90"/>
    <w:rsid w:val="001F2B7E"/>
    <w:rsid w:val="00200268"/>
    <w:rsid w:val="00201B26"/>
    <w:rsid w:val="002124C2"/>
    <w:rsid w:val="00217020"/>
    <w:rsid w:val="00220F4E"/>
    <w:rsid w:val="002213F2"/>
    <w:rsid w:val="00222043"/>
    <w:rsid w:val="00223A5D"/>
    <w:rsid w:val="00224C93"/>
    <w:rsid w:val="002314C3"/>
    <w:rsid w:val="00231DD0"/>
    <w:rsid w:val="0024230C"/>
    <w:rsid w:val="00243BD3"/>
    <w:rsid w:val="00245387"/>
    <w:rsid w:val="00246F05"/>
    <w:rsid w:val="0024757A"/>
    <w:rsid w:val="002503B4"/>
    <w:rsid w:val="0026166E"/>
    <w:rsid w:val="002621E8"/>
    <w:rsid w:val="002622A5"/>
    <w:rsid w:val="0026386B"/>
    <w:rsid w:val="00282BD3"/>
    <w:rsid w:val="002910E4"/>
    <w:rsid w:val="0029325A"/>
    <w:rsid w:val="00293863"/>
    <w:rsid w:val="002971E6"/>
    <w:rsid w:val="002A0CFE"/>
    <w:rsid w:val="002A51DC"/>
    <w:rsid w:val="002A6E86"/>
    <w:rsid w:val="002B5773"/>
    <w:rsid w:val="002B5FEF"/>
    <w:rsid w:val="002B7B8C"/>
    <w:rsid w:val="002C006B"/>
    <w:rsid w:val="002C5F2F"/>
    <w:rsid w:val="002C67CA"/>
    <w:rsid w:val="002D2871"/>
    <w:rsid w:val="002E104D"/>
    <w:rsid w:val="002E63D6"/>
    <w:rsid w:val="002F26B6"/>
    <w:rsid w:val="002F3B02"/>
    <w:rsid w:val="002F43B5"/>
    <w:rsid w:val="002F4892"/>
    <w:rsid w:val="002F5F4E"/>
    <w:rsid w:val="00302F2B"/>
    <w:rsid w:val="003066CC"/>
    <w:rsid w:val="003149F3"/>
    <w:rsid w:val="0031610C"/>
    <w:rsid w:val="00323E94"/>
    <w:rsid w:val="003314E5"/>
    <w:rsid w:val="00331D53"/>
    <w:rsid w:val="00335031"/>
    <w:rsid w:val="0033563B"/>
    <w:rsid w:val="00336704"/>
    <w:rsid w:val="0034372E"/>
    <w:rsid w:val="0034406E"/>
    <w:rsid w:val="00344A5D"/>
    <w:rsid w:val="00347C44"/>
    <w:rsid w:val="00353D40"/>
    <w:rsid w:val="00354172"/>
    <w:rsid w:val="00366B92"/>
    <w:rsid w:val="00372BA4"/>
    <w:rsid w:val="00373461"/>
    <w:rsid w:val="003769EB"/>
    <w:rsid w:val="00376B47"/>
    <w:rsid w:val="003816C3"/>
    <w:rsid w:val="00390058"/>
    <w:rsid w:val="0039126F"/>
    <w:rsid w:val="003B2B61"/>
    <w:rsid w:val="003B7833"/>
    <w:rsid w:val="003C42B7"/>
    <w:rsid w:val="003D0C70"/>
    <w:rsid w:val="003D22AF"/>
    <w:rsid w:val="003D3186"/>
    <w:rsid w:val="003D642C"/>
    <w:rsid w:val="003E302E"/>
    <w:rsid w:val="003E4C12"/>
    <w:rsid w:val="003E5BC3"/>
    <w:rsid w:val="003E6C9A"/>
    <w:rsid w:val="003F3179"/>
    <w:rsid w:val="003F7154"/>
    <w:rsid w:val="00406BB0"/>
    <w:rsid w:val="00411F3A"/>
    <w:rsid w:val="004169A5"/>
    <w:rsid w:val="0042536E"/>
    <w:rsid w:val="004310EF"/>
    <w:rsid w:val="00436427"/>
    <w:rsid w:val="0043676F"/>
    <w:rsid w:val="004431A8"/>
    <w:rsid w:val="004441F5"/>
    <w:rsid w:val="00446F7E"/>
    <w:rsid w:val="0046613F"/>
    <w:rsid w:val="0047318B"/>
    <w:rsid w:val="004733EB"/>
    <w:rsid w:val="00475171"/>
    <w:rsid w:val="004755E8"/>
    <w:rsid w:val="0048018C"/>
    <w:rsid w:val="00483E06"/>
    <w:rsid w:val="00483ED2"/>
    <w:rsid w:val="00483F36"/>
    <w:rsid w:val="00485A7A"/>
    <w:rsid w:val="00490012"/>
    <w:rsid w:val="004A3AA2"/>
    <w:rsid w:val="004A3D3C"/>
    <w:rsid w:val="004A4310"/>
    <w:rsid w:val="004B2D1E"/>
    <w:rsid w:val="004B523B"/>
    <w:rsid w:val="004C44DE"/>
    <w:rsid w:val="004C45B7"/>
    <w:rsid w:val="004C7BBE"/>
    <w:rsid w:val="004D0953"/>
    <w:rsid w:val="004D6E93"/>
    <w:rsid w:val="004E4785"/>
    <w:rsid w:val="004F2419"/>
    <w:rsid w:val="004F77D4"/>
    <w:rsid w:val="0050173F"/>
    <w:rsid w:val="00504A37"/>
    <w:rsid w:val="0051641B"/>
    <w:rsid w:val="00517A40"/>
    <w:rsid w:val="0052026D"/>
    <w:rsid w:val="005212A2"/>
    <w:rsid w:val="00521B8E"/>
    <w:rsid w:val="00523F08"/>
    <w:rsid w:val="00530FA4"/>
    <w:rsid w:val="0053170B"/>
    <w:rsid w:val="00536D6C"/>
    <w:rsid w:val="0053707A"/>
    <w:rsid w:val="005424E1"/>
    <w:rsid w:val="00545C65"/>
    <w:rsid w:val="00546C31"/>
    <w:rsid w:val="00550189"/>
    <w:rsid w:val="005636B0"/>
    <w:rsid w:val="00565DEF"/>
    <w:rsid w:val="0056601B"/>
    <w:rsid w:val="00574F64"/>
    <w:rsid w:val="005753AC"/>
    <w:rsid w:val="005817DD"/>
    <w:rsid w:val="005818D4"/>
    <w:rsid w:val="00582315"/>
    <w:rsid w:val="005862B2"/>
    <w:rsid w:val="0059492B"/>
    <w:rsid w:val="005A0E38"/>
    <w:rsid w:val="005A375D"/>
    <w:rsid w:val="005B0A0F"/>
    <w:rsid w:val="005B481E"/>
    <w:rsid w:val="005B4CB9"/>
    <w:rsid w:val="005B5E3E"/>
    <w:rsid w:val="005B754D"/>
    <w:rsid w:val="005C1E1D"/>
    <w:rsid w:val="005C602B"/>
    <w:rsid w:val="005D0510"/>
    <w:rsid w:val="005D38C1"/>
    <w:rsid w:val="005D77BD"/>
    <w:rsid w:val="005E24C1"/>
    <w:rsid w:val="005E79B2"/>
    <w:rsid w:val="005F0C8F"/>
    <w:rsid w:val="005F243A"/>
    <w:rsid w:val="006053B1"/>
    <w:rsid w:val="006119C6"/>
    <w:rsid w:val="00612319"/>
    <w:rsid w:val="00613970"/>
    <w:rsid w:val="006156DC"/>
    <w:rsid w:val="00617BED"/>
    <w:rsid w:val="006210E4"/>
    <w:rsid w:val="006224AF"/>
    <w:rsid w:val="00622BF7"/>
    <w:rsid w:val="00626461"/>
    <w:rsid w:val="00627266"/>
    <w:rsid w:val="00627854"/>
    <w:rsid w:val="00630079"/>
    <w:rsid w:val="00632566"/>
    <w:rsid w:val="00633DA7"/>
    <w:rsid w:val="00640A4B"/>
    <w:rsid w:val="00641212"/>
    <w:rsid w:val="00645A35"/>
    <w:rsid w:val="00645DA1"/>
    <w:rsid w:val="00651DE8"/>
    <w:rsid w:val="00652B50"/>
    <w:rsid w:val="00663110"/>
    <w:rsid w:val="00670A2C"/>
    <w:rsid w:val="00671AE4"/>
    <w:rsid w:val="00671C4E"/>
    <w:rsid w:val="0067216B"/>
    <w:rsid w:val="00672F91"/>
    <w:rsid w:val="00676360"/>
    <w:rsid w:val="006833D3"/>
    <w:rsid w:val="0069245D"/>
    <w:rsid w:val="00695750"/>
    <w:rsid w:val="0069651A"/>
    <w:rsid w:val="006A1B0A"/>
    <w:rsid w:val="006A2936"/>
    <w:rsid w:val="006A5AA3"/>
    <w:rsid w:val="006B20B9"/>
    <w:rsid w:val="006B29D0"/>
    <w:rsid w:val="006C18EC"/>
    <w:rsid w:val="006C37B4"/>
    <w:rsid w:val="006C5CE9"/>
    <w:rsid w:val="006D1501"/>
    <w:rsid w:val="006D3462"/>
    <w:rsid w:val="006D426D"/>
    <w:rsid w:val="006D585D"/>
    <w:rsid w:val="006E6C59"/>
    <w:rsid w:val="006F4A69"/>
    <w:rsid w:val="006F5817"/>
    <w:rsid w:val="006F5BE6"/>
    <w:rsid w:val="007105C0"/>
    <w:rsid w:val="0071177D"/>
    <w:rsid w:val="007127BA"/>
    <w:rsid w:val="00714668"/>
    <w:rsid w:val="00714C6E"/>
    <w:rsid w:val="00724227"/>
    <w:rsid w:val="00726DD6"/>
    <w:rsid w:val="007304CF"/>
    <w:rsid w:val="00732A18"/>
    <w:rsid w:val="007333E6"/>
    <w:rsid w:val="0075336D"/>
    <w:rsid w:val="00756D0C"/>
    <w:rsid w:val="00763ABF"/>
    <w:rsid w:val="00763B9B"/>
    <w:rsid w:val="00770BD3"/>
    <w:rsid w:val="007774E5"/>
    <w:rsid w:val="00780A23"/>
    <w:rsid w:val="007819F0"/>
    <w:rsid w:val="007A00C0"/>
    <w:rsid w:val="007A288C"/>
    <w:rsid w:val="007B0668"/>
    <w:rsid w:val="007B4566"/>
    <w:rsid w:val="007B6234"/>
    <w:rsid w:val="007D21E5"/>
    <w:rsid w:val="007D3970"/>
    <w:rsid w:val="007D43CE"/>
    <w:rsid w:val="007E2569"/>
    <w:rsid w:val="007F0B3F"/>
    <w:rsid w:val="007F2DBE"/>
    <w:rsid w:val="007F5094"/>
    <w:rsid w:val="008004D6"/>
    <w:rsid w:val="00807593"/>
    <w:rsid w:val="00811BD4"/>
    <w:rsid w:val="008150BB"/>
    <w:rsid w:val="00816D86"/>
    <w:rsid w:val="00820346"/>
    <w:rsid w:val="00821BD8"/>
    <w:rsid w:val="0083273C"/>
    <w:rsid w:val="00832762"/>
    <w:rsid w:val="00843615"/>
    <w:rsid w:val="00850509"/>
    <w:rsid w:val="00854C15"/>
    <w:rsid w:val="00860807"/>
    <w:rsid w:val="00866767"/>
    <w:rsid w:val="0086740D"/>
    <w:rsid w:val="008712B1"/>
    <w:rsid w:val="00880E26"/>
    <w:rsid w:val="00887FA5"/>
    <w:rsid w:val="00892277"/>
    <w:rsid w:val="00895D58"/>
    <w:rsid w:val="008A2B21"/>
    <w:rsid w:val="008A67B3"/>
    <w:rsid w:val="008A771B"/>
    <w:rsid w:val="008B4F56"/>
    <w:rsid w:val="008B4F83"/>
    <w:rsid w:val="008B7AC1"/>
    <w:rsid w:val="008C2110"/>
    <w:rsid w:val="008C4881"/>
    <w:rsid w:val="008C4BF2"/>
    <w:rsid w:val="008C6701"/>
    <w:rsid w:val="008D19B1"/>
    <w:rsid w:val="008D50BF"/>
    <w:rsid w:val="008E3FDC"/>
    <w:rsid w:val="008E50B8"/>
    <w:rsid w:val="008E6344"/>
    <w:rsid w:val="008E67B1"/>
    <w:rsid w:val="008F5FCE"/>
    <w:rsid w:val="008F6EC7"/>
    <w:rsid w:val="008F7713"/>
    <w:rsid w:val="008F7A0F"/>
    <w:rsid w:val="00903CCD"/>
    <w:rsid w:val="00906815"/>
    <w:rsid w:val="0090780B"/>
    <w:rsid w:val="0091139E"/>
    <w:rsid w:val="00916851"/>
    <w:rsid w:val="0092221D"/>
    <w:rsid w:val="00922611"/>
    <w:rsid w:val="00924468"/>
    <w:rsid w:val="00924FEF"/>
    <w:rsid w:val="00936803"/>
    <w:rsid w:val="00936D3E"/>
    <w:rsid w:val="009402AF"/>
    <w:rsid w:val="00947591"/>
    <w:rsid w:val="009523E5"/>
    <w:rsid w:val="00957AD8"/>
    <w:rsid w:val="00964D7E"/>
    <w:rsid w:val="00970E39"/>
    <w:rsid w:val="009723B4"/>
    <w:rsid w:val="009724FC"/>
    <w:rsid w:val="009914C6"/>
    <w:rsid w:val="009973A2"/>
    <w:rsid w:val="009A78A0"/>
    <w:rsid w:val="009A7B14"/>
    <w:rsid w:val="009A7E18"/>
    <w:rsid w:val="009B0583"/>
    <w:rsid w:val="009B1E7C"/>
    <w:rsid w:val="009B6374"/>
    <w:rsid w:val="009B7084"/>
    <w:rsid w:val="009C0DC1"/>
    <w:rsid w:val="009C10AD"/>
    <w:rsid w:val="009C27BF"/>
    <w:rsid w:val="009C2804"/>
    <w:rsid w:val="009C2F84"/>
    <w:rsid w:val="009D52BD"/>
    <w:rsid w:val="009D798C"/>
    <w:rsid w:val="009E751C"/>
    <w:rsid w:val="009E7D94"/>
    <w:rsid w:val="00A05654"/>
    <w:rsid w:val="00A0785B"/>
    <w:rsid w:val="00A07DA0"/>
    <w:rsid w:val="00A118FF"/>
    <w:rsid w:val="00A12F64"/>
    <w:rsid w:val="00A140D2"/>
    <w:rsid w:val="00A14678"/>
    <w:rsid w:val="00A176F9"/>
    <w:rsid w:val="00A231EE"/>
    <w:rsid w:val="00A237D8"/>
    <w:rsid w:val="00A25F37"/>
    <w:rsid w:val="00A26323"/>
    <w:rsid w:val="00A3106E"/>
    <w:rsid w:val="00A31449"/>
    <w:rsid w:val="00A41D30"/>
    <w:rsid w:val="00A456B8"/>
    <w:rsid w:val="00A50432"/>
    <w:rsid w:val="00A50851"/>
    <w:rsid w:val="00A637B3"/>
    <w:rsid w:val="00A75515"/>
    <w:rsid w:val="00A76414"/>
    <w:rsid w:val="00A76641"/>
    <w:rsid w:val="00A81397"/>
    <w:rsid w:val="00AA49E3"/>
    <w:rsid w:val="00AA62A4"/>
    <w:rsid w:val="00AA6AB2"/>
    <w:rsid w:val="00AB0A3D"/>
    <w:rsid w:val="00AB1F41"/>
    <w:rsid w:val="00AB442D"/>
    <w:rsid w:val="00AC2948"/>
    <w:rsid w:val="00AC2FB9"/>
    <w:rsid w:val="00AC3164"/>
    <w:rsid w:val="00AC50CE"/>
    <w:rsid w:val="00AC50DD"/>
    <w:rsid w:val="00AC5922"/>
    <w:rsid w:val="00AE4077"/>
    <w:rsid w:val="00AE413C"/>
    <w:rsid w:val="00AE6002"/>
    <w:rsid w:val="00AF3869"/>
    <w:rsid w:val="00AF580B"/>
    <w:rsid w:val="00B00EE1"/>
    <w:rsid w:val="00B01555"/>
    <w:rsid w:val="00B0493A"/>
    <w:rsid w:val="00B1144B"/>
    <w:rsid w:val="00B215DF"/>
    <w:rsid w:val="00B3381B"/>
    <w:rsid w:val="00B41CD0"/>
    <w:rsid w:val="00B447E6"/>
    <w:rsid w:val="00B44C03"/>
    <w:rsid w:val="00B6038D"/>
    <w:rsid w:val="00B6113B"/>
    <w:rsid w:val="00B61D22"/>
    <w:rsid w:val="00B62BFA"/>
    <w:rsid w:val="00B64ACF"/>
    <w:rsid w:val="00B65A16"/>
    <w:rsid w:val="00B706B4"/>
    <w:rsid w:val="00B74074"/>
    <w:rsid w:val="00B813AC"/>
    <w:rsid w:val="00B84BDF"/>
    <w:rsid w:val="00B95F1C"/>
    <w:rsid w:val="00BA05FA"/>
    <w:rsid w:val="00BA26BD"/>
    <w:rsid w:val="00BA5AA6"/>
    <w:rsid w:val="00BB4282"/>
    <w:rsid w:val="00BB5CFA"/>
    <w:rsid w:val="00BC222B"/>
    <w:rsid w:val="00BE3800"/>
    <w:rsid w:val="00BE4091"/>
    <w:rsid w:val="00BE4B20"/>
    <w:rsid w:val="00BE59AB"/>
    <w:rsid w:val="00BF1448"/>
    <w:rsid w:val="00BF3234"/>
    <w:rsid w:val="00C00D78"/>
    <w:rsid w:val="00C02837"/>
    <w:rsid w:val="00C02FA4"/>
    <w:rsid w:val="00C03887"/>
    <w:rsid w:val="00C05BD1"/>
    <w:rsid w:val="00C130CD"/>
    <w:rsid w:val="00C1422A"/>
    <w:rsid w:val="00C20396"/>
    <w:rsid w:val="00C24FC9"/>
    <w:rsid w:val="00C26487"/>
    <w:rsid w:val="00C27F2A"/>
    <w:rsid w:val="00C32D54"/>
    <w:rsid w:val="00C33D84"/>
    <w:rsid w:val="00C412BF"/>
    <w:rsid w:val="00C46FC6"/>
    <w:rsid w:val="00C47DBE"/>
    <w:rsid w:val="00C71507"/>
    <w:rsid w:val="00C76E34"/>
    <w:rsid w:val="00C814D1"/>
    <w:rsid w:val="00C81BFD"/>
    <w:rsid w:val="00C862C1"/>
    <w:rsid w:val="00C8734F"/>
    <w:rsid w:val="00C92186"/>
    <w:rsid w:val="00C9572A"/>
    <w:rsid w:val="00C97C83"/>
    <w:rsid w:val="00CA799E"/>
    <w:rsid w:val="00CA7E76"/>
    <w:rsid w:val="00CB3EA6"/>
    <w:rsid w:val="00CB4CAE"/>
    <w:rsid w:val="00CB5763"/>
    <w:rsid w:val="00CE0F90"/>
    <w:rsid w:val="00CE27B1"/>
    <w:rsid w:val="00CE3046"/>
    <w:rsid w:val="00CE3104"/>
    <w:rsid w:val="00CF1BB3"/>
    <w:rsid w:val="00CF268F"/>
    <w:rsid w:val="00CF552C"/>
    <w:rsid w:val="00D06131"/>
    <w:rsid w:val="00D15936"/>
    <w:rsid w:val="00D17B1E"/>
    <w:rsid w:val="00D223E9"/>
    <w:rsid w:val="00D230CC"/>
    <w:rsid w:val="00D240D3"/>
    <w:rsid w:val="00D254AB"/>
    <w:rsid w:val="00D33BE5"/>
    <w:rsid w:val="00D357E3"/>
    <w:rsid w:val="00D372E0"/>
    <w:rsid w:val="00D50A62"/>
    <w:rsid w:val="00D555B5"/>
    <w:rsid w:val="00D61164"/>
    <w:rsid w:val="00D65F7E"/>
    <w:rsid w:val="00D73143"/>
    <w:rsid w:val="00D73754"/>
    <w:rsid w:val="00D76AB3"/>
    <w:rsid w:val="00D76F98"/>
    <w:rsid w:val="00D81E6E"/>
    <w:rsid w:val="00D9006B"/>
    <w:rsid w:val="00D910F0"/>
    <w:rsid w:val="00DA48A5"/>
    <w:rsid w:val="00DA72CB"/>
    <w:rsid w:val="00DB271D"/>
    <w:rsid w:val="00DC2703"/>
    <w:rsid w:val="00DC3F16"/>
    <w:rsid w:val="00DC528F"/>
    <w:rsid w:val="00DC79ED"/>
    <w:rsid w:val="00DD0265"/>
    <w:rsid w:val="00DD12EF"/>
    <w:rsid w:val="00DD3341"/>
    <w:rsid w:val="00DE1FF4"/>
    <w:rsid w:val="00DE398A"/>
    <w:rsid w:val="00DE4B41"/>
    <w:rsid w:val="00DF29A5"/>
    <w:rsid w:val="00DF3C18"/>
    <w:rsid w:val="00DF3E0B"/>
    <w:rsid w:val="00DF3F35"/>
    <w:rsid w:val="00DF55AE"/>
    <w:rsid w:val="00E02405"/>
    <w:rsid w:val="00E054C2"/>
    <w:rsid w:val="00E059B4"/>
    <w:rsid w:val="00E07730"/>
    <w:rsid w:val="00E10D92"/>
    <w:rsid w:val="00E150B9"/>
    <w:rsid w:val="00E16034"/>
    <w:rsid w:val="00E22692"/>
    <w:rsid w:val="00E24D1C"/>
    <w:rsid w:val="00E27C69"/>
    <w:rsid w:val="00E32F04"/>
    <w:rsid w:val="00E330BE"/>
    <w:rsid w:val="00E405D5"/>
    <w:rsid w:val="00E43ABC"/>
    <w:rsid w:val="00E456EF"/>
    <w:rsid w:val="00E5354C"/>
    <w:rsid w:val="00E5447C"/>
    <w:rsid w:val="00E57BBD"/>
    <w:rsid w:val="00E60A8B"/>
    <w:rsid w:val="00E67492"/>
    <w:rsid w:val="00E73165"/>
    <w:rsid w:val="00E73CCA"/>
    <w:rsid w:val="00E7510E"/>
    <w:rsid w:val="00E76E4B"/>
    <w:rsid w:val="00E84E49"/>
    <w:rsid w:val="00EA2E95"/>
    <w:rsid w:val="00EA36B1"/>
    <w:rsid w:val="00EB2ACB"/>
    <w:rsid w:val="00EB3814"/>
    <w:rsid w:val="00EB3FF2"/>
    <w:rsid w:val="00EC0D87"/>
    <w:rsid w:val="00EC2BAD"/>
    <w:rsid w:val="00EC5698"/>
    <w:rsid w:val="00EE3855"/>
    <w:rsid w:val="00EE3907"/>
    <w:rsid w:val="00EE55C8"/>
    <w:rsid w:val="00EE6CB2"/>
    <w:rsid w:val="00EF36AE"/>
    <w:rsid w:val="00EF6F8B"/>
    <w:rsid w:val="00F000F8"/>
    <w:rsid w:val="00F0722A"/>
    <w:rsid w:val="00F1137B"/>
    <w:rsid w:val="00F12001"/>
    <w:rsid w:val="00F12D41"/>
    <w:rsid w:val="00F13EDB"/>
    <w:rsid w:val="00F16836"/>
    <w:rsid w:val="00F20D9C"/>
    <w:rsid w:val="00F24A51"/>
    <w:rsid w:val="00F2546A"/>
    <w:rsid w:val="00F3110B"/>
    <w:rsid w:val="00F319DE"/>
    <w:rsid w:val="00F460FA"/>
    <w:rsid w:val="00F52641"/>
    <w:rsid w:val="00F55D13"/>
    <w:rsid w:val="00F56875"/>
    <w:rsid w:val="00F71751"/>
    <w:rsid w:val="00F71EE1"/>
    <w:rsid w:val="00F83797"/>
    <w:rsid w:val="00F86447"/>
    <w:rsid w:val="00F87D09"/>
    <w:rsid w:val="00F92217"/>
    <w:rsid w:val="00F94264"/>
    <w:rsid w:val="00F979E1"/>
    <w:rsid w:val="00FA7273"/>
    <w:rsid w:val="00FB0F46"/>
    <w:rsid w:val="00FB3732"/>
    <w:rsid w:val="00FB4C13"/>
    <w:rsid w:val="00FB4E12"/>
    <w:rsid w:val="00FB7579"/>
    <w:rsid w:val="00FC1D63"/>
    <w:rsid w:val="00FD2DFD"/>
    <w:rsid w:val="00FE6587"/>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5E3A4"/>
  <w15:docId w15:val="{468157C9-D4DC-4AAF-89EB-D4D8DEAA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szCs w:val="22"/>
        <w:lang w:val="hu-H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1538C"/>
    <w:rPr>
      <w:rFonts w:eastAsia="Calibri" w:cstheme="minorBidi"/>
    </w:rPr>
  </w:style>
  <w:style w:type="paragraph" w:styleId="Cmsor1">
    <w:name w:val="heading 1"/>
    <w:basedOn w:val="Norml"/>
    <w:next w:val="Norml"/>
    <w:link w:val="Cmsor1Char"/>
    <w:uiPriority w:val="9"/>
    <w:qFormat/>
    <w:rsid w:val="00DB720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D26B5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semiHidden/>
    <w:unhideWhenUsed/>
    <w:qFormat/>
    <w:rsid w:val="00D26B5E"/>
    <w:pPr>
      <w:keepNext/>
      <w:keepLines/>
      <w:spacing w:before="20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JegyzetszvegChar">
    <w:name w:val="Jegyzetszöveg Char"/>
    <w:basedOn w:val="Bekezdsalapbettpusa"/>
    <w:link w:val="Jegyzetszveg"/>
    <w:uiPriority w:val="99"/>
    <w:qFormat/>
    <w:rsid w:val="00FE1A22"/>
    <w:rPr>
      <w:rFonts w:ascii="Times New Roman" w:eastAsia="Calibri" w:hAnsi="Times New Roman"/>
      <w:sz w:val="20"/>
    </w:rPr>
  </w:style>
  <w:style w:type="character" w:customStyle="1" w:styleId="lfejChar">
    <w:name w:val="Élőfej Char"/>
    <w:basedOn w:val="Bekezdsalapbettpusa"/>
    <w:link w:val="lfej"/>
    <w:uiPriority w:val="99"/>
    <w:qFormat/>
    <w:rsid w:val="00402F50"/>
    <w:rPr>
      <w:rFonts w:cstheme="minorBidi"/>
    </w:rPr>
  </w:style>
  <w:style w:type="character" w:customStyle="1" w:styleId="llbChar">
    <w:name w:val="Élőláb Char"/>
    <w:basedOn w:val="Bekezdsalapbettpusa"/>
    <w:link w:val="llb"/>
    <w:uiPriority w:val="99"/>
    <w:qFormat/>
    <w:rsid w:val="00402F50"/>
    <w:rPr>
      <w:rFonts w:cstheme="minorBidi"/>
    </w:rPr>
  </w:style>
  <w:style w:type="character" w:customStyle="1" w:styleId="BuborkszvegChar">
    <w:name w:val="Buborékszöveg Char"/>
    <w:basedOn w:val="Bekezdsalapbettpusa"/>
    <w:link w:val="Buborkszveg"/>
    <w:uiPriority w:val="99"/>
    <w:semiHidden/>
    <w:qFormat/>
    <w:rsid w:val="00494EA7"/>
    <w:rPr>
      <w:rFonts w:ascii="Tahoma" w:hAnsi="Tahoma" w:cs="Tahoma"/>
      <w:sz w:val="16"/>
      <w:szCs w:val="16"/>
    </w:rPr>
  </w:style>
  <w:style w:type="character" w:styleId="Finomkiemels">
    <w:name w:val="Subtle Emphasis"/>
    <w:basedOn w:val="Bekezdsalapbettpusa"/>
    <w:uiPriority w:val="19"/>
    <w:qFormat/>
    <w:rsid w:val="00681B86"/>
    <w:rPr>
      <w:i/>
      <w:iCs/>
      <w:color w:val="808080" w:themeColor="text1" w:themeTint="7F"/>
    </w:rPr>
  </w:style>
  <w:style w:type="character" w:styleId="Helyrzszveg">
    <w:name w:val="Placeholder Text"/>
    <w:basedOn w:val="Bekezdsalapbettpusa"/>
    <w:uiPriority w:val="99"/>
    <w:semiHidden/>
    <w:qFormat/>
    <w:rsid w:val="005148DB"/>
    <w:rPr>
      <w:color w:val="808080"/>
    </w:rPr>
  </w:style>
  <w:style w:type="character" w:customStyle="1" w:styleId="Cmsor1Char">
    <w:name w:val="Címsor 1 Char"/>
    <w:basedOn w:val="Bekezdsalapbettpusa"/>
    <w:link w:val="Cmsor1"/>
    <w:uiPriority w:val="9"/>
    <w:qFormat/>
    <w:rsid w:val="00DB720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qFormat/>
    <w:rsid w:val="00D26B5E"/>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semiHidden/>
    <w:qFormat/>
    <w:rsid w:val="00D26B5E"/>
    <w:rPr>
      <w:rFonts w:asciiTheme="majorHAnsi" w:eastAsiaTheme="majorEastAsia" w:hAnsiTheme="majorHAnsi" w:cstheme="majorBidi"/>
      <w:b/>
      <w:bCs/>
      <w:color w:val="4F81BD" w:themeColor="accent1"/>
    </w:rPr>
  </w:style>
  <w:style w:type="character" w:styleId="Hiperhivatkozs">
    <w:name w:val="Hyperlink"/>
    <w:basedOn w:val="Bekezdsalapbettpusa"/>
    <w:uiPriority w:val="99"/>
    <w:unhideWhenUsed/>
    <w:rsid w:val="00D26B5E"/>
    <w:rPr>
      <w:color w:val="0000FF" w:themeColor="hyperlink"/>
      <w:u w:val="single"/>
    </w:rPr>
  </w:style>
  <w:style w:type="character" w:styleId="Jegyzethivatkozs">
    <w:name w:val="annotation reference"/>
    <w:basedOn w:val="Bekezdsalapbettpusa"/>
    <w:uiPriority w:val="99"/>
    <w:semiHidden/>
    <w:unhideWhenUsed/>
    <w:qFormat/>
    <w:rsid w:val="00C15EB7"/>
    <w:rPr>
      <w:sz w:val="16"/>
      <w:szCs w:val="16"/>
    </w:rPr>
  </w:style>
  <w:style w:type="character" w:customStyle="1" w:styleId="MegjegyzstrgyaChar">
    <w:name w:val="Megjegyzés tárgya Char"/>
    <w:basedOn w:val="JegyzetszvegChar"/>
    <w:link w:val="Megjegyzstrgya"/>
    <w:uiPriority w:val="99"/>
    <w:semiHidden/>
    <w:qFormat/>
    <w:rsid w:val="009B4476"/>
    <w:rPr>
      <w:rFonts w:ascii="Times New Roman" w:eastAsia="Calibri" w:hAnsi="Times New Roman" w:cstheme="minorBidi"/>
      <w:b/>
      <w:bCs/>
      <w:sz w:val="20"/>
      <w:szCs w:val="20"/>
    </w:rPr>
  </w:style>
  <w:style w:type="character" w:styleId="Mrltotthiperhivatkozs">
    <w:name w:val="FollowedHyperlink"/>
    <w:basedOn w:val="Bekezdsalapbettpusa"/>
    <w:uiPriority w:val="99"/>
    <w:semiHidden/>
    <w:unhideWhenUsed/>
    <w:rsid w:val="00BC55D0"/>
    <w:rPr>
      <w:color w:val="800080" w:themeColor="followedHyperlink"/>
      <w:u w:val="single"/>
    </w:rPr>
  </w:style>
  <w:style w:type="character" w:customStyle="1" w:styleId="IndexLink">
    <w:name w:val="Index Link"/>
    <w:qFormat/>
  </w:style>
  <w:style w:type="paragraph" w:customStyle="1" w:styleId="Heading">
    <w:name w:val="Heading"/>
    <w:basedOn w:val="Norml"/>
    <w:next w:val="Szvegtrzs"/>
    <w:qFormat/>
    <w:pPr>
      <w:keepNext/>
      <w:spacing w:before="240" w:after="120"/>
    </w:pPr>
    <w:rPr>
      <w:rFonts w:ascii="Liberation Sans" w:eastAsia="Noto Sans CJK SC" w:hAnsi="Liberation Sans" w:cs="Noto Sans"/>
      <w:sz w:val="28"/>
      <w:szCs w:val="28"/>
    </w:rPr>
  </w:style>
  <w:style w:type="paragraph" w:styleId="Szvegtrzs">
    <w:name w:val="Body Text"/>
    <w:basedOn w:val="Norml"/>
    <w:pPr>
      <w:spacing w:after="140" w:line="276" w:lineRule="auto"/>
    </w:pPr>
  </w:style>
  <w:style w:type="paragraph" w:styleId="Lista">
    <w:name w:val="List"/>
    <w:basedOn w:val="Szvegtrzs"/>
    <w:rPr>
      <w:rFonts w:cs="Noto Sans"/>
    </w:rPr>
  </w:style>
  <w:style w:type="paragraph" w:styleId="Kpalrs">
    <w:name w:val="caption"/>
    <w:basedOn w:val="Norml"/>
    <w:qFormat/>
    <w:pPr>
      <w:suppressLineNumbers/>
      <w:spacing w:before="120" w:after="120"/>
    </w:pPr>
    <w:rPr>
      <w:rFonts w:cs="Noto Sans"/>
      <w:i/>
      <w:iCs/>
      <w:szCs w:val="24"/>
    </w:rPr>
  </w:style>
  <w:style w:type="paragraph" w:customStyle="1" w:styleId="Index">
    <w:name w:val="Index"/>
    <w:basedOn w:val="Norml"/>
    <w:qFormat/>
    <w:pPr>
      <w:suppressLineNumbers/>
    </w:pPr>
    <w:rPr>
      <w:rFonts w:cs="Noto Sans"/>
    </w:rPr>
  </w:style>
  <w:style w:type="paragraph" w:styleId="Jegyzetszveg">
    <w:name w:val="annotation text"/>
    <w:basedOn w:val="Norml"/>
    <w:link w:val="JegyzetszvegChar"/>
    <w:uiPriority w:val="99"/>
    <w:rsid w:val="00FE1A22"/>
    <w:rPr>
      <w:sz w:val="20"/>
    </w:rPr>
  </w:style>
  <w:style w:type="paragraph" w:customStyle="1" w:styleId="HeaderandFooter">
    <w:name w:val="Header and Footer"/>
    <w:basedOn w:val="Norml"/>
    <w:qFormat/>
  </w:style>
  <w:style w:type="paragraph" w:styleId="lfej">
    <w:name w:val="header"/>
    <w:basedOn w:val="Norml"/>
    <w:link w:val="lfejChar"/>
    <w:uiPriority w:val="99"/>
    <w:unhideWhenUsed/>
    <w:rsid w:val="00402F50"/>
    <w:pPr>
      <w:tabs>
        <w:tab w:val="center" w:pos="4536"/>
        <w:tab w:val="right" w:pos="9072"/>
      </w:tabs>
    </w:pPr>
  </w:style>
  <w:style w:type="paragraph" w:styleId="llb">
    <w:name w:val="footer"/>
    <w:basedOn w:val="Norml"/>
    <w:link w:val="llbChar"/>
    <w:uiPriority w:val="99"/>
    <w:unhideWhenUsed/>
    <w:rsid w:val="00402F50"/>
    <w:pPr>
      <w:tabs>
        <w:tab w:val="center" w:pos="4536"/>
        <w:tab w:val="right" w:pos="9072"/>
      </w:tabs>
    </w:pPr>
  </w:style>
  <w:style w:type="paragraph" w:customStyle="1" w:styleId="szdszveg">
    <w:name w:val="szd_szöveg"/>
    <w:basedOn w:val="Norml"/>
    <w:qFormat/>
    <w:rsid w:val="003156EC"/>
    <w:pPr>
      <w:spacing w:line="360" w:lineRule="auto"/>
      <w:ind w:firstLine="397"/>
      <w:jc w:val="both"/>
    </w:pPr>
  </w:style>
  <w:style w:type="paragraph" w:customStyle="1" w:styleId="szdcmsor1">
    <w:name w:val="szd_címsor1"/>
    <w:basedOn w:val="Norml"/>
    <w:next w:val="szdszveg"/>
    <w:qFormat/>
    <w:rsid w:val="008E2628"/>
    <w:pPr>
      <w:keepNext/>
      <w:pageBreakBefore/>
      <w:numPr>
        <w:numId w:val="2"/>
      </w:numPr>
      <w:spacing w:before="360" w:after="120" w:line="360" w:lineRule="auto"/>
    </w:pPr>
    <w:rPr>
      <w:rFonts w:cstheme="minorHAnsi"/>
      <w:b/>
      <w:sz w:val="28"/>
    </w:rPr>
  </w:style>
  <w:style w:type="paragraph" w:customStyle="1" w:styleId="szdcmsorszmozatlan">
    <w:name w:val="szd_címsor_számozatlan"/>
    <w:basedOn w:val="Norml"/>
    <w:next w:val="szdszveg"/>
    <w:qFormat/>
    <w:rsid w:val="00597E28"/>
    <w:pPr>
      <w:pageBreakBefore/>
      <w:spacing w:before="360" w:after="120"/>
      <w:outlineLvl w:val="0"/>
    </w:pPr>
    <w:rPr>
      <w:b/>
      <w:sz w:val="28"/>
    </w:rPr>
  </w:style>
  <w:style w:type="paragraph" w:customStyle="1" w:styleId="szdfelsorolsbet">
    <w:name w:val="szd_felsorolás_betű"/>
    <w:basedOn w:val="Norml"/>
    <w:qFormat/>
    <w:rsid w:val="00C041FB"/>
    <w:pPr>
      <w:spacing w:line="360" w:lineRule="auto"/>
    </w:pPr>
  </w:style>
  <w:style w:type="paragraph" w:customStyle="1" w:styleId="szdszakirodalom">
    <w:name w:val="szd_szakirodalom"/>
    <w:basedOn w:val="Norml"/>
    <w:qFormat/>
    <w:rsid w:val="00C55637"/>
    <w:pPr>
      <w:numPr>
        <w:numId w:val="5"/>
      </w:numPr>
      <w:spacing w:after="120"/>
    </w:pPr>
  </w:style>
  <w:style w:type="paragraph" w:customStyle="1" w:styleId="szdcmsor2">
    <w:name w:val="szd_címsor2"/>
    <w:basedOn w:val="Norml"/>
    <w:next w:val="szdszveg"/>
    <w:qFormat/>
    <w:rsid w:val="00597E28"/>
    <w:pPr>
      <w:keepNext/>
      <w:numPr>
        <w:ilvl w:val="1"/>
        <w:numId w:val="2"/>
      </w:numPr>
      <w:spacing w:before="240" w:line="360" w:lineRule="auto"/>
      <w:ind w:left="737" w:hanging="567"/>
      <w:outlineLvl w:val="1"/>
    </w:pPr>
    <w:rPr>
      <w:b/>
      <w:sz w:val="26"/>
    </w:rPr>
  </w:style>
  <w:style w:type="paragraph" w:customStyle="1" w:styleId="szdbra">
    <w:name w:val="szd_ábra"/>
    <w:basedOn w:val="szdszveg"/>
    <w:next w:val="szdbracm"/>
    <w:qFormat/>
    <w:rsid w:val="003156EC"/>
    <w:pPr>
      <w:spacing w:before="120"/>
      <w:ind w:firstLine="57"/>
      <w:jc w:val="center"/>
    </w:pPr>
  </w:style>
  <w:style w:type="paragraph" w:styleId="Buborkszveg">
    <w:name w:val="Balloon Text"/>
    <w:basedOn w:val="Norml"/>
    <w:link w:val="BuborkszvegChar"/>
    <w:uiPriority w:val="99"/>
    <w:semiHidden/>
    <w:unhideWhenUsed/>
    <w:qFormat/>
    <w:rsid w:val="00494EA7"/>
    <w:rPr>
      <w:rFonts w:ascii="Tahoma" w:hAnsi="Tahoma" w:cs="Tahoma"/>
      <w:sz w:val="16"/>
      <w:szCs w:val="16"/>
    </w:rPr>
  </w:style>
  <w:style w:type="paragraph" w:customStyle="1" w:styleId="szdbracm">
    <w:name w:val="szd_ábracím"/>
    <w:basedOn w:val="szdbra"/>
    <w:next w:val="szdszveg"/>
    <w:qFormat/>
    <w:rsid w:val="00EE749F"/>
    <w:pPr>
      <w:spacing w:before="0" w:after="120"/>
    </w:pPr>
    <w:rPr>
      <w:b/>
      <w:i/>
    </w:rPr>
  </w:style>
  <w:style w:type="paragraph" w:customStyle="1" w:styleId="szdcmsor3">
    <w:name w:val="szd_címsor3"/>
    <w:basedOn w:val="szdszveg"/>
    <w:next w:val="szdszveg"/>
    <w:qFormat/>
    <w:rsid w:val="00597E28"/>
    <w:pPr>
      <w:keepNext/>
      <w:numPr>
        <w:ilvl w:val="2"/>
        <w:numId w:val="2"/>
      </w:numPr>
      <w:spacing w:before="120"/>
      <w:outlineLvl w:val="2"/>
    </w:pPr>
    <w:rPr>
      <w:b/>
      <w:i/>
    </w:rPr>
  </w:style>
  <w:style w:type="paragraph" w:customStyle="1" w:styleId="szdtblzatcm">
    <w:name w:val="szd_táblázatcím"/>
    <w:basedOn w:val="szdszveg"/>
    <w:next w:val="szdtblzat"/>
    <w:qFormat/>
    <w:rsid w:val="00EE749F"/>
    <w:pPr>
      <w:spacing w:before="240"/>
      <w:ind w:firstLine="0"/>
      <w:jc w:val="right"/>
    </w:pPr>
    <w:rPr>
      <w:b/>
      <w:i/>
    </w:rPr>
  </w:style>
  <w:style w:type="paragraph" w:customStyle="1" w:styleId="szdtblzat">
    <w:name w:val="szd_táblázat"/>
    <w:basedOn w:val="szdtblzatcm"/>
    <w:next w:val="szdszveg"/>
    <w:qFormat/>
    <w:rsid w:val="00C8527B"/>
    <w:pPr>
      <w:spacing w:before="0" w:line="240" w:lineRule="auto"/>
      <w:jc w:val="left"/>
    </w:pPr>
    <w:rPr>
      <w:i w:val="0"/>
    </w:rPr>
  </w:style>
  <w:style w:type="paragraph" w:customStyle="1" w:styleId="szdtblzatfej">
    <w:name w:val="szd_táblázatfej"/>
    <w:basedOn w:val="szdtblzat"/>
    <w:qFormat/>
    <w:rsid w:val="00C8527B"/>
    <w:pPr>
      <w:spacing w:before="40" w:after="40"/>
      <w:jc w:val="center"/>
    </w:pPr>
    <w:rPr>
      <w:rFonts w:cstheme="minorHAnsi"/>
      <w:b w:val="0"/>
      <w:sz w:val="22"/>
    </w:rPr>
  </w:style>
  <w:style w:type="paragraph" w:customStyle="1" w:styleId="szdtblzattrzs">
    <w:name w:val="szd_táblázattörzs"/>
    <w:basedOn w:val="szdtblzat"/>
    <w:qFormat/>
    <w:rsid w:val="00EE749F"/>
    <w:pPr>
      <w:spacing w:before="60" w:after="40"/>
    </w:pPr>
    <w:rPr>
      <w:rFonts w:cstheme="minorHAnsi"/>
      <w:b w:val="0"/>
      <w:i/>
      <w:sz w:val="22"/>
    </w:rPr>
  </w:style>
  <w:style w:type="paragraph" w:customStyle="1" w:styleId="szdsszefggs">
    <w:name w:val="szd_összefüggés"/>
    <w:basedOn w:val="szdszveg"/>
    <w:next w:val="szdszveg"/>
    <w:qFormat/>
    <w:rsid w:val="005148DB"/>
    <w:pPr>
      <w:tabs>
        <w:tab w:val="center" w:pos="4394"/>
        <w:tab w:val="right" w:pos="8789"/>
      </w:tabs>
      <w:ind w:firstLine="0"/>
      <w:jc w:val="left"/>
    </w:pPr>
  </w:style>
  <w:style w:type="paragraph" w:customStyle="1" w:styleId="szdfelsorols">
    <w:name w:val="szd_felsorolás"/>
    <w:basedOn w:val="szdszveg"/>
    <w:qFormat/>
    <w:rsid w:val="00A1226E"/>
    <w:pPr>
      <w:numPr>
        <w:numId w:val="3"/>
      </w:numPr>
      <w:ind w:hanging="357"/>
      <w:jc w:val="left"/>
    </w:pPr>
  </w:style>
  <w:style w:type="paragraph" w:customStyle="1" w:styleId="szdfelsorolsszm">
    <w:name w:val="szd_felsorolás_szám"/>
    <w:basedOn w:val="szdfelsorolsbet"/>
    <w:qFormat/>
    <w:rsid w:val="00B86236"/>
    <w:pPr>
      <w:numPr>
        <w:numId w:val="4"/>
      </w:numPr>
    </w:pPr>
  </w:style>
  <w:style w:type="paragraph" w:styleId="Trgymutatcm">
    <w:name w:val="index heading"/>
    <w:basedOn w:val="Heading"/>
  </w:style>
  <w:style w:type="paragraph" w:styleId="Tartalomjegyzkcmsora">
    <w:name w:val="TOC Heading"/>
    <w:basedOn w:val="Cmsor1"/>
    <w:next w:val="Norml"/>
    <w:uiPriority w:val="39"/>
    <w:unhideWhenUsed/>
    <w:qFormat/>
    <w:rsid w:val="00DB720A"/>
    <w:pPr>
      <w:spacing w:line="276" w:lineRule="auto"/>
      <w:outlineLvl w:val="9"/>
    </w:pPr>
  </w:style>
  <w:style w:type="paragraph" w:styleId="TJ2">
    <w:name w:val="toc 2"/>
    <w:basedOn w:val="Norml"/>
    <w:next w:val="Norml"/>
    <w:autoRedefine/>
    <w:uiPriority w:val="39"/>
    <w:unhideWhenUsed/>
    <w:qFormat/>
    <w:rsid w:val="00DB720A"/>
    <w:pPr>
      <w:ind w:left="240"/>
    </w:pPr>
    <w:rPr>
      <w:rFonts w:asciiTheme="minorHAnsi" w:hAnsiTheme="minorHAnsi"/>
      <w:smallCaps/>
      <w:sz w:val="20"/>
      <w:szCs w:val="20"/>
    </w:rPr>
  </w:style>
  <w:style w:type="paragraph" w:styleId="TJ1">
    <w:name w:val="toc 1"/>
    <w:basedOn w:val="Norml"/>
    <w:next w:val="Norml"/>
    <w:autoRedefine/>
    <w:uiPriority w:val="39"/>
    <w:unhideWhenUsed/>
    <w:qFormat/>
    <w:rsid w:val="00DB720A"/>
    <w:pPr>
      <w:spacing w:before="120" w:after="120"/>
    </w:pPr>
    <w:rPr>
      <w:rFonts w:asciiTheme="minorHAnsi" w:hAnsiTheme="minorHAnsi"/>
      <w:b/>
      <w:bCs/>
      <w:caps/>
      <w:sz w:val="20"/>
      <w:szCs w:val="20"/>
    </w:rPr>
  </w:style>
  <w:style w:type="paragraph" w:styleId="TJ3">
    <w:name w:val="toc 3"/>
    <w:basedOn w:val="Norml"/>
    <w:next w:val="Norml"/>
    <w:autoRedefine/>
    <w:uiPriority w:val="39"/>
    <w:unhideWhenUsed/>
    <w:qFormat/>
    <w:rsid w:val="00DB720A"/>
    <w:pPr>
      <w:ind w:left="480"/>
    </w:pPr>
    <w:rPr>
      <w:rFonts w:asciiTheme="minorHAnsi" w:hAnsiTheme="minorHAnsi"/>
      <w:i/>
      <w:iCs/>
      <w:sz w:val="20"/>
      <w:szCs w:val="20"/>
    </w:rPr>
  </w:style>
  <w:style w:type="paragraph" w:styleId="TJ4">
    <w:name w:val="toc 4"/>
    <w:basedOn w:val="Norml"/>
    <w:next w:val="Norml"/>
    <w:autoRedefine/>
    <w:uiPriority w:val="39"/>
    <w:unhideWhenUsed/>
    <w:rsid w:val="00D26B5E"/>
    <w:pPr>
      <w:ind w:left="720"/>
    </w:pPr>
    <w:rPr>
      <w:rFonts w:asciiTheme="minorHAnsi" w:hAnsiTheme="minorHAnsi"/>
      <w:sz w:val="18"/>
      <w:szCs w:val="18"/>
    </w:rPr>
  </w:style>
  <w:style w:type="paragraph" w:styleId="TJ5">
    <w:name w:val="toc 5"/>
    <w:basedOn w:val="Norml"/>
    <w:next w:val="Norml"/>
    <w:autoRedefine/>
    <w:uiPriority w:val="39"/>
    <w:unhideWhenUsed/>
    <w:rsid w:val="00D26B5E"/>
    <w:pPr>
      <w:ind w:left="960"/>
    </w:pPr>
    <w:rPr>
      <w:rFonts w:asciiTheme="minorHAnsi" w:hAnsiTheme="minorHAnsi"/>
      <w:sz w:val="18"/>
      <w:szCs w:val="18"/>
    </w:rPr>
  </w:style>
  <w:style w:type="paragraph" w:styleId="TJ6">
    <w:name w:val="toc 6"/>
    <w:basedOn w:val="Norml"/>
    <w:next w:val="Norml"/>
    <w:autoRedefine/>
    <w:uiPriority w:val="39"/>
    <w:unhideWhenUsed/>
    <w:rsid w:val="00D26B5E"/>
    <w:pPr>
      <w:ind w:left="1200"/>
    </w:pPr>
    <w:rPr>
      <w:rFonts w:asciiTheme="minorHAnsi" w:hAnsiTheme="minorHAnsi"/>
      <w:sz w:val="18"/>
      <w:szCs w:val="18"/>
    </w:rPr>
  </w:style>
  <w:style w:type="paragraph" w:styleId="TJ7">
    <w:name w:val="toc 7"/>
    <w:basedOn w:val="Norml"/>
    <w:next w:val="Norml"/>
    <w:autoRedefine/>
    <w:uiPriority w:val="39"/>
    <w:unhideWhenUsed/>
    <w:rsid w:val="00D26B5E"/>
    <w:pPr>
      <w:ind w:left="1440"/>
    </w:pPr>
    <w:rPr>
      <w:rFonts w:asciiTheme="minorHAnsi" w:hAnsiTheme="minorHAnsi"/>
      <w:sz w:val="18"/>
      <w:szCs w:val="18"/>
    </w:rPr>
  </w:style>
  <w:style w:type="paragraph" w:styleId="TJ8">
    <w:name w:val="toc 8"/>
    <w:basedOn w:val="Norml"/>
    <w:next w:val="Norml"/>
    <w:autoRedefine/>
    <w:uiPriority w:val="39"/>
    <w:unhideWhenUsed/>
    <w:rsid w:val="00D26B5E"/>
    <w:pPr>
      <w:ind w:left="1680"/>
    </w:pPr>
    <w:rPr>
      <w:rFonts w:asciiTheme="minorHAnsi" w:hAnsiTheme="minorHAnsi"/>
      <w:sz w:val="18"/>
      <w:szCs w:val="18"/>
    </w:rPr>
  </w:style>
  <w:style w:type="paragraph" w:styleId="TJ9">
    <w:name w:val="toc 9"/>
    <w:basedOn w:val="Norml"/>
    <w:next w:val="Norml"/>
    <w:autoRedefine/>
    <w:uiPriority w:val="39"/>
    <w:unhideWhenUsed/>
    <w:rsid w:val="00D26B5E"/>
    <w:pPr>
      <w:ind w:left="1920"/>
    </w:pPr>
    <w:rPr>
      <w:rFonts w:asciiTheme="minorHAnsi" w:hAnsiTheme="minorHAnsi"/>
      <w:sz w:val="18"/>
      <w:szCs w:val="18"/>
    </w:rPr>
  </w:style>
  <w:style w:type="paragraph" w:customStyle="1" w:styleId="szdcmsortartalomjegyzk">
    <w:name w:val="szd_címsor_tartalomjegyzék"/>
    <w:basedOn w:val="szdcmsorszmozatlan"/>
    <w:next w:val="szdszveg"/>
    <w:qFormat/>
    <w:rsid w:val="00680CD7"/>
    <w:pPr>
      <w:spacing w:after="600"/>
    </w:pPr>
  </w:style>
  <w:style w:type="paragraph" w:styleId="Megjegyzstrgya">
    <w:name w:val="annotation subject"/>
    <w:basedOn w:val="Jegyzetszveg"/>
    <w:next w:val="Jegyzetszveg"/>
    <w:link w:val="MegjegyzstrgyaChar"/>
    <w:uiPriority w:val="99"/>
    <w:semiHidden/>
    <w:unhideWhenUsed/>
    <w:qFormat/>
    <w:rsid w:val="009B4476"/>
    <w:rPr>
      <w:rFonts w:eastAsiaTheme="minorHAnsi"/>
      <w:b/>
      <w:bCs/>
      <w:szCs w:val="20"/>
    </w:rPr>
  </w:style>
  <w:style w:type="paragraph" w:styleId="brajegyzk">
    <w:name w:val="table of figures"/>
    <w:basedOn w:val="Norml"/>
    <w:next w:val="Norml"/>
    <w:uiPriority w:val="99"/>
    <w:unhideWhenUsed/>
    <w:rsid w:val="008B1AB2"/>
  </w:style>
  <w:style w:type="paragraph" w:customStyle="1" w:styleId="szdforrskd">
    <w:name w:val="szd_forráskód"/>
    <w:basedOn w:val="szdszveg"/>
    <w:qFormat/>
    <w:rsid w:val="009361C4"/>
    <w:pPr>
      <w:tabs>
        <w:tab w:val="left" w:pos="680"/>
        <w:tab w:val="left" w:pos="964"/>
        <w:tab w:val="left" w:pos="1247"/>
        <w:tab w:val="left" w:pos="1531"/>
        <w:tab w:val="left" w:pos="1814"/>
        <w:tab w:val="left" w:pos="2098"/>
      </w:tabs>
      <w:spacing w:line="240" w:lineRule="auto"/>
      <w:contextualSpacing/>
    </w:pPr>
  </w:style>
  <w:style w:type="table" w:styleId="Rcsostblzat">
    <w:name w:val="Table Grid"/>
    <w:basedOn w:val="Normltblzat"/>
    <w:uiPriority w:val="59"/>
    <w:rsid w:val="00C85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5B4CB9"/>
    <w:rPr>
      <w:sz w:val="20"/>
      <w:szCs w:val="20"/>
    </w:rPr>
  </w:style>
  <w:style w:type="character" w:customStyle="1" w:styleId="VgjegyzetszvegeChar">
    <w:name w:val="Végjegyzet szövege Char"/>
    <w:basedOn w:val="Bekezdsalapbettpusa"/>
    <w:link w:val="Vgjegyzetszvege"/>
    <w:uiPriority w:val="99"/>
    <w:semiHidden/>
    <w:rsid w:val="005B4CB9"/>
    <w:rPr>
      <w:rFonts w:eastAsia="Calibri" w:cstheme="minorBidi"/>
      <w:sz w:val="20"/>
      <w:szCs w:val="20"/>
    </w:rPr>
  </w:style>
  <w:style w:type="character" w:styleId="Vgjegyzet-hivatkozs">
    <w:name w:val="endnote reference"/>
    <w:basedOn w:val="Bekezdsalapbettpusa"/>
    <w:uiPriority w:val="99"/>
    <w:semiHidden/>
    <w:unhideWhenUsed/>
    <w:rsid w:val="005B4CB9"/>
    <w:rPr>
      <w:vertAlign w:val="superscript"/>
    </w:rPr>
  </w:style>
  <w:style w:type="paragraph" w:styleId="Lbjegyzetszveg">
    <w:name w:val="footnote text"/>
    <w:basedOn w:val="Norml"/>
    <w:link w:val="LbjegyzetszvegChar"/>
    <w:uiPriority w:val="99"/>
    <w:semiHidden/>
    <w:unhideWhenUsed/>
    <w:rsid w:val="005B4CB9"/>
    <w:rPr>
      <w:sz w:val="20"/>
      <w:szCs w:val="20"/>
    </w:rPr>
  </w:style>
  <w:style w:type="character" w:customStyle="1" w:styleId="LbjegyzetszvegChar">
    <w:name w:val="Lábjegyzetszöveg Char"/>
    <w:basedOn w:val="Bekezdsalapbettpusa"/>
    <w:link w:val="Lbjegyzetszveg"/>
    <w:uiPriority w:val="99"/>
    <w:semiHidden/>
    <w:rsid w:val="005B4CB9"/>
    <w:rPr>
      <w:rFonts w:eastAsia="Calibri" w:cstheme="minorBidi"/>
      <w:sz w:val="20"/>
      <w:szCs w:val="20"/>
    </w:rPr>
  </w:style>
  <w:style w:type="character" w:styleId="Lbjegyzet-hivatkozs">
    <w:name w:val="footnote reference"/>
    <w:basedOn w:val="Bekezdsalapbettpusa"/>
    <w:uiPriority w:val="99"/>
    <w:semiHidden/>
    <w:unhideWhenUsed/>
    <w:rsid w:val="005B4CB9"/>
    <w:rPr>
      <w:vertAlign w:val="superscript"/>
    </w:rPr>
  </w:style>
  <w:style w:type="paragraph" w:styleId="Irodalomjegyzk">
    <w:name w:val="Bibliography"/>
    <w:basedOn w:val="Norml"/>
    <w:next w:val="Norml"/>
    <w:uiPriority w:val="37"/>
    <w:unhideWhenUsed/>
    <w:rsid w:val="005B4CB9"/>
  </w:style>
  <w:style w:type="table" w:styleId="Tblzatrcsos6tarka">
    <w:name w:val="Grid Table 6 Colorful"/>
    <w:basedOn w:val="Normltblzat"/>
    <w:uiPriority w:val="51"/>
    <w:rsid w:val="001D0D4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Kiemels">
    <w:name w:val="Emphasis"/>
    <w:basedOn w:val="Bekezdsalapbettpusa"/>
    <w:uiPriority w:val="20"/>
    <w:qFormat/>
    <w:rsid w:val="00F92217"/>
    <w:rPr>
      <w:i/>
      <w:iCs/>
    </w:rPr>
  </w:style>
  <w:style w:type="paragraph" w:styleId="Vltozat">
    <w:name w:val="Revision"/>
    <w:hidden/>
    <w:uiPriority w:val="99"/>
    <w:semiHidden/>
    <w:rsid w:val="00903CCD"/>
    <w:pPr>
      <w:suppressAutoHyphens w:val="0"/>
    </w:pPr>
    <w:rPr>
      <w:rFonts w:eastAsia="Calibri" w:cstheme="minorBidi"/>
    </w:rPr>
  </w:style>
  <w:style w:type="character" w:styleId="Kiemels2">
    <w:name w:val="Strong"/>
    <w:basedOn w:val="Bekezdsalapbettpusa"/>
    <w:uiPriority w:val="22"/>
    <w:qFormat/>
    <w:rsid w:val="009723B4"/>
    <w:rPr>
      <w:b/>
      <w:bCs/>
    </w:rPr>
  </w:style>
  <w:style w:type="character" w:styleId="Feloldatlanmegemlts">
    <w:name w:val="Unresolved Mention"/>
    <w:basedOn w:val="Bekezdsalapbettpusa"/>
    <w:uiPriority w:val="99"/>
    <w:semiHidden/>
    <w:unhideWhenUsed/>
    <w:rsid w:val="00574F64"/>
    <w:rPr>
      <w:color w:val="605E5C"/>
      <w:shd w:val="clear" w:color="auto" w:fill="E1DFDD"/>
    </w:rPr>
  </w:style>
  <w:style w:type="paragraph" w:customStyle="1" w:styleId="Standard">
    <w:name w:val="Standard"/>
    <w:rsid w:val="005636B0"/>
    <w:pPr>
      <w:autoSpaceDN w:val="0"/>
      <w:textAlignment w:val="baseline"/>
    </w:pPr>
    <w:rPr>
      <w:rFonts w:ascii="Liberation Serif" w:eastAsia="Noto Serif CJK SC" w:hAnsi="Liberation Serif" w:cs="Noto Sans"/>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474">
      <w:bodyDiv w:val="1"/>
      <w:marLeft w:val="0"/>
      <w:marRight w:val="0"/>
      <w:marTop w:val="0"/>
      <w:marBottom w:val="0"/>
      <w:divBdr>
        <w:top w:val="none" w:sz="0" w:space="0" w:color="auto"/>
        <w:left w:val="none" w:sz="0" w:space="0" w:color="auto"/>
        <w:bottom w:val="none" w:sz="0" w:space="0" w:color="auto"/>
        <w:right w:val="none" w:sz="0" w:space="0" w:color="auto"/>
      </w:divBdr>
    </w:div>
    <w:div w:id="34430537">
      <w:bodyDiv w:val="1"/>
      <w:marLeft w:val="0"/>
      <w:marRight w:val="0"/>
      <w:marTop w:val="0"/>
      <w:marBottom w:val="0"/>
      <w:divBdr>
        <w:top w:val="none" w:sz="0" w:space="0" w:color="auto"/>
        <w:left w:val="none" w:sz="0" w:space="0" w:color="auto"/>
        <w:bottom w:val="none" w:sz="0" w:space="0" w:color="auto"/>
        <w:right w:val="none" w:sz="0" w:space="0" w:color="auto"/>
      </w:divBdr>
    </w:div>
    <w:div w:id="38364949">
      <w:bodyDiv w:val="1"/>
      <w:marLeft w:val="0"/>
      <w:marRight w:val="0"/>
      <w:marTop w:val="0"/>
      <w:marBottom w:val="0"/>
      <w:divBdr>
        <w:top w:val="none" w:sz="0" w:space="0" w:color="auto"/>
        <w:left w:val="none" w:sz="0" w:space="0" w:color="auto"/>
        <w:bottom w:val="none" w:sz="0" w:space="0" w:color="auto"/>
        <w:right w:val="none" w:sz="0" w:space="0" w:color="auto"/>
      </w:divBdr>
    </w:div>
    <w:div w:id="42676010">
      <w:bodyDiv w:val="1"/>
      <w:marLeft w:val="0"/>
      <w:marRight w:val="0"/>
      <w:marTop w:val="0"/>
      <w:marBottom w:val="0"/>
      <w:divBdr>
        <w:top w:val="none" w:sz="0" w:space="0" w:color="auto"/>
        <w:left w:val="none" w:sz="0" w:space="0" w:color="auto"/>
        <w:bottom w:val="none" w:sz="0" w:space="0" w:color="auto"/>
        <w:right w:val="none" w:sz="0" w:space="0" w:color="auto"/>
      </w:divBdr>
    </w:div>
    <w:div w:id="43529830">
      <w:bodyDiv w:val="1"/>
      <w:marLeft w:val="0"/>
      <w:marRight w:val="0"/>
      <w:marTop w:val="0"/>
      <w:marBottom w:val="0"/>
      <w:divBdr>
        <w:top w:val="none" w:sz="0" w:space="0" w:color="auto"/>
        <w:left w:val="none" w:sz="0" w:space="0" w:color="auto"/>
        <w:bottom w:val="none" w:sz="0" w:space="0" w:color="auto"/>
        <w:right w:val="none" w:sz="0" w:space="0" w:color="auto"/>
      </w:divBdr>
    </w:div>
    <w:div w:id="51735582">
      <w:bodyDiv w:val="1"/>
      <w:marLeft w:val="0"/>
      <w:marRight w:val="0"/>
      <w:marTop w:val="0"/>
      <w:marBottom w:val="0"/>
      <w:divBdr>
        <w:top w:val="none" w:sz="0" w:space="0" w:color="auto"/>
        <w:left w:val="none" w:sz="0" w:space="0" w:color="auto"/>
        <w:bottom w:val="none" w:sz="0" w:space="0" w:color="auto"/>
        <w:right w:val="none" w:sz="0" w:space="0" w:color="auto"/>
      </w:divBdr>
    </w:div>
    <w:div w:id="55665540">
      <w:bodyDiv w:val="1"/>
      <w:marLeft w:val="0"/>
      <w:marRight w:val="0"/>
      <w:marTop w:val="0"/>
      <w:marBottom w:val="0"/>
      <w:divBdr>
        <w:top w:val="none" w:sz="0" w:space="0" w:color="auto"/>
        <w:left w:val="none" w:sz="0" w:space="0" w:color="auto"/>
        <w:bottom w:val="none" w:sz="0" w:space="0" w:color="auto"/>
        <w:right w:val="none" w:sz="0" w:space="0" w:color="auto"/>
      </w:divBdr>
    </w:div>
    <w:div w:id="59134069">
      <w:bodyDiv w:val="1"/>
      <w:marLeft w:val="0"/>
      <w:marRight w:val="0"/>
      <w:marTop w:val="0"/>
      <w:marBottom w:val="0"/>
      <w:divBdr>
        <w:top w:val="none" w:sz="0" w:space="0" w:color="auto"/>
        <w:left w:val="none" w:sz="0" w:space="0" w:color="auto"/>
        <w:bottom w:val="none" w:sz="0" w:space="0" w:color="auto"/>
        <w:right w:val="none" w:sz="0" w:space="0" w:color="auto"/>
      </w:divBdr>
    </w:div>
    <w:div w:id="83382089">
      <w:bodyDiv w:val="1"/>
      <w:marLeft w:val="0"/>
      <w:marRight w:val="0"/>
      <w:marTop w:val="0"/>
      <w:marBottom w:val="0"/>
      <w:divBdr>
        <w:top w:val="none" w:sz="0" w:space="0" w:color="auto"/>
        <w:left w:val="none" w:sz="0" w:space="0" w:color="auto"/>
        <w:bottom w:val="none" w:sz="0" w:space="0" w:color="auto"/>
        <w:right w:val="none" w:sz="0" w:space="0" w:color="auto"/>
      </w:divBdr>
    </w:div>
    <w:div w:id="84808118">
      <w:bodyDiv w:val="1"/>
      <w:marLeft w:val="0"/>
      <w:marRight w:val="0"/>
      <w:marTop w:val="0"/>
      <w:marBottom w:val="0"/>
      <w:divBdr>
        <w:top w:val="none" w:sz="0" w:space="0" w:color="auto"/>
        <w:left w:val="none" w:sz="0" w:space="0" w:color="auto"/>
        <w:bottom w:val="none" w:sz="0" w:space="0" w:color="auto"/>
        <w:right w:val="none" w:sz="0" w:space="0" w:color="auto"/>
      </w:divBdr>
    </w:div>
    <w:div w:id="90049358">
      <w:bodyDiv w:val="1"/>
      <w:marLeft w:val="0"/>
      <w:marRight w:val="0"/>
      <w:marTop w:val="0"/>
      <w:marBottom w:val="0"/>
      <w:divBdr>
        <w:top w:val="none" w:sz="0" w:space="0" w:color="auto"/>
        <w:left w:val="none" w:sz="0" w:space="0" w:color="auto"/>
        <w:bottom w:val="none" w:sz="0" w:space="0" w:color="auto"/>
        <w:right w:val="none" w:sz="0" w:space="0" w:color="auto"/>
      </w:divBdr>
    </w:div>
    <w:div w:id="91517653">
      <w:bodyDiv w:val="1"/>
      <w:marLeft w:val="0"/>
      <w:marRight w:val="0"/>
      <w:marTop w:val="0"/>
      <w:marBottom w:val="0"/>
      <w:divBdr>
        <w:top w:val="none" w:sz="0" w:space="0" w:color="auto"/>
        <w:left w:val="none" w:sz="0" w:space="0" w:color="auto"/>
        <w:bottom w:val="none" w:sz="0" w:space="0" w:color="auto"/>
        <w:right w:val="none" w:sz="0" w:space="0" w:color="auto"/>
      </w:divBdr>
    </w:div>
    <w:div w:id="92478269">
      <w:bodyDiv w:val="1"/>
      <w:marLeft w:val="0"/>
      <w:marRight w:val="0"/>
      <w:marTop w:val="0"/>
      <w:marBottom w:val="0"/>
      <w:divBdr>
        <w:top w:val="none" w:sz="0" w:space="0" w:color="auto"/>
        <w:left w:val="none" w:sz="0" w:space="0" w:color="auto"/>
        <w:bottom w:val="none" w:sz="0" w:space="0" w:color="auto"/>
        <w:right w:val="none" w:sz="0" w:space="0" w:color="auto"/>
      </w:divBdr>
    </w:div>
    <w:div w:id="95715269">
      <w:bodyDiv w:val="1"/>
      <w:marLeft w:val="0"/>
      <w:marRight w:val="0"/>
      <w:marTop w:val="0"/>
      <w:marBottom w:val="0"/>
      <w:divBdr>
        <w:top w:val="none" w:sz="0" w:space="0" w:color="auto"/>
        <w:left w:val="none" w:sz="0" w:space="0" w:color="auto"/>
        <w:bottom w:val="none" w:sz="0" w:space="0" w:color="auto"/>
        <w:right w:val="none" w:sz="0" w:space="0" w:color="auto"/>
      </w:divBdr>
    </w:div>
    <w:div w:id="111439570">
      <w:bodyDiv w:val="1"/>
      <w:marLeft w:val="0"/>
      <w:marRight w:val="0"/>
      <w:marTop w:val="0"/>
      <w:marBottom w:val="0"/>
      <w:divBdr>
        <w:top w:val="none" w:sz="0" w:space="0" w:color="auto"/>
        <w:left w:val="none" w:sz="0" w:space="0" w:color="auto"/>
        <w:bottom w:val="none" w:sz="0" w:space="0" w:color="auto"/>
        <w:right w:val="none" w:sz="0" w:space="0" w:color="auto"/>
      </w:divBdr>
    </w:div>
    <w:div w:id="115830473">
      <w:bodyDiv w:val="1"/>
      <w:marLeft w:val="0"/>
      <w:marRight w:val="0"/>
      <w:marTop w:val="0"/>
      <w:marBottom w:val="0"/>
      <w:divBdr>
        <w:top w:val="none" w:sz="0" w:space="0" w:color="auto"/>
        <w:left w:val="none" w:sz="0" w:space="0" w:color="auto"/>
        <w:bottom w:val="none" w:sz="0" w:space="0" w:color="auto"/>
        <w:right w:val="none" w:sz="0" w:space="0" w:color="auto"/>
      </w:divBdr>
    </w:div>
    <w:div w:id="118838659">
      <w:bodyDiv w:val="1"/>
      <w:marLeft w:val="0"/>
      <w:marRight w:val="0"/>
      <w:marTop w:val="0"/>
      <w:marBottom w:val="0"/>
      <w:divBdr>
        <w:top w:val="none" w:sz="0" w:space="0" w:color="auto"/>
        <w:left w:val="none" w:sz="0" w:space="0" w:color="auto"/>
        <w:bottom w:val="none" w:sz="0" w:space="0" w:color="auto"/>
        <w:right w:val="none" w:sz="0" w:space="0" w:color="auto"/>
      </w:divBdr>
    </w:div>
    <w:div w:id="133764648">
      <w:bodyDiv w:val="1"/>
      <w:marLeft w:val="0"/>
      <w:marRight w:val="0"/>
      <w:marTop w:val="0"/>
      <w:marBottom w:val="0"/>
      <w:divBdr>
        <w:top w:val="none" w:sz="0" w:space="0" w:color="auto"/>
        <w:left w:val="none" w:sz="0" w:space="0" w:color="auto"/>
        <w:bottom w:val="none" w:sz="0" w:space="0" w:color="auto"/>
        <w:right w:val="none" w:sz="0" w:space="0" w:color="auto"/>
      </w:divBdr>
    </w:div>
    <w:div w:id="156307898">
      <w:bodyDiv w:val="1"/>
      <w:marLeft w:val="0"/>
      <w:marRight w:val="0"/>
      <w:marTop w:val="0"/>
      <w:marBottom w:val="0"/>
      <w:divBdr>
        <w:top w:val="none" w:sz="0" w:space="0" w:color="auto"/>
        <w:left w:val="none" w:sz="0" w:space="0" w:color="auto"/>
        <w:bottom w:val="none" w:sz="0" w:space="0" w:color="auto"/>
        <w:right w:val="none" w:sz="0" w:space="0" w:color="auto"/>
      </w:divBdr>
    </w:div>
    <w:div w:id="160045479">
      <w:bodyDiv w:val="1"/>
      <w:marLeft w:val="0"/>
      <w:marRight w:val="0"/>
      <w:marTop w:val="0"/>
      <w:marBottom w:val="0"/>
      <w:divBdr>
        <w:top w:val="none" w:sz="0" w:space="0" w:color="auto"/>
        <w:left w:val="none" w:sz="0" w:space="0" w:color="auto"/>
        <w:bottom w:val="none" w:sz="0" w:space="0" w:color="auto"/>
        <w:right w:val="none" w:sz="0" w:space="0" w:color="auto"/>
      </w:divBdr>
    </w:div>
    <w:div w:id="187111365">
      <w:bodyDiv w:val="1"/>
      <w:marLeft w:val="0"/>
      <w:marRight w:val="0"/>
      <w:marTop w:val="0"/>
      <w:marBottom w:val="0"/>
      <w:divBdr>
        <w:top w:val="none" w:sz="0" w:space="0" w:color="auto"/>
        <w:left w:val="none" w:sz="0" w:space="0" w:color="auto"/>
        <w:bottom w:val="none" w:sz="0" w:space="0" w:color="auto"/>
        <w:right w:val="none" w:sz="0" w:space="0" w:color="auto"/>
      </w:divBdr>
    </w:div>
    <w:div w:id="194319630">
      <w:bodyDiv w:val="1"/>
      <w:marLeft w:val="0"/>
      <w:marRight w:val="0"/>
      <w:marTop w:val="0"/>
      <w:marBottom w:val="0"/>
      <w:divBdr>
        <w:top w:val="none" w:sz="0" w:space="0" w:color="auto"/>
        <w:left w:val="none" w:sz="0" w:space="0" w:color="auto"/>
        <w:bottom w:val="none" w:sz="0" w:space="0" w:color="auto"/>
        <w:right w:val="none" w:sz="0" w:space="0" w:color="auto"/>
      </w:divBdr>
    </w:div>
    <w:div w:id="199127387">
      <w:bodyDiv w:val="1"/>
      <w:marLeft w:val="0"/>
      <w:marRight w:val="0"/>
      <w:marTop w:val="0"/>
      <w:marBottom w:val="0"/>
      <w:divBdr>
        <w:top w:val="none" w:sz="0" w:space="0" w:color="auto"/>
        <w:left w:val="none" w:sz="0" w:space="0" w:color="auto"/>
        <w:bottom w:val="none" w:sz="0" w:space="0" w:color="auto"/>
        <w:right w:val="none" w:sz="0" w:space="0" w:color="auto"/>
      </w:divBdr>
    </w:div>
    <w:div w:id="211814225">
      <w:bodyDiv w:val="1"/>
      <w:marLeft w:val="0"/>
      <w:marRight w:val="0"/>
      <w:marTop w:val="0"/>
      <w:marBottom w:val="0"/>
      <w:divBdr>
        <w:top w:val="none" w:sz="0" w:space="0" w:color="auto"/>
        <w:left w:val="none" w:sz="0" w:space="0" w:color="auto"/>
        <w:bottom w:val="none" w:sz="0" w:space="0" w:color="auto"/>
        <w:right w:val="none" w:sz="0" w:space="0" w:color="auto"/>
      </w:divBdr>
    </w:div>
    <w:div w:id="224724335">
      <w:bodyDiv w:val="1"/>
      <w:marLeft w:val="0"/>
      <w:marRight w:val="0"/>
      <w:marTop w:val="0"/>
      <w:marBottom w:val="0"/>
      <w:divBdr>
        <w:top w:val="none" w:sz="0" w:space="0" w:color="auto"/>
        <w:left w:val="none" w:sz="0" w:space="0" w:color="auto"/>
        <w:bottom w:val="none" w:sz="0" w:space="0" w:color="auto"/>
        <w:right w:val="none" w:sz="0" w:space="0" w:color="auto"/>
      </w:divBdr>
    </w:div>
    <w:div w:id="226383594">
      <w:bodyDiv w:val="1"/>
      <w:marLeft w:val="0"/>
      <w:marRight w:val="0"/>
      <w:marTop w:val="0"/>
      <w:marBottom w:val="0"/>
      <w:divBdr>
        <w:top w:val="none" w:sz="0" w:space="0" w:color="auto"/>
        <w:left w:val="none" w:sz="0" w:space="0" w:color="auto"/>
        <w:bottom w:val="none" w:sz="0" w:space="0" w:color="auto"/>
        <w:right w:val="none" w:sz="0" w:space="0" w:color="auto"/>
      </w:divBdr>
    </w:div>
    <w:div w:id="237058801">
      <w:bodyDiv w:val="1"/>
      <w:marLeft w:val="0"/>
      <w:marRight w:val="0"/>
      <w:marTop w:val="0"/>
      <w:marBottom w:val="0"/>
      <w:divBdr>
        <w:top w:val="none" w:sz="0" w:space="0" w:color="auto"/>
        <w:left w:val="none" w:sz="0" w:space="0" w:color="auto"/>
        <w:bottom w:val="none" w:sz="0" w:space="0" w:color="auto"/>
        <w:right w:val="none" w:sz="0" w:space="0" w:color="auto"/>
      </w:divBdr>
    </w:div>
    <w:div w:id="247203541">
      <w:bodyDiv w:val="1"/>
      <w:marLeft w:val="0"/>
      <w:marRight w:val="0"/>
      <w:marTop w:val="0"/>
      <w:marBottom w:val="0"/>
      <w:divBdr>
        <w:top w:val="none" w:sz="0" w:space="0" w:color="auto"/>
        <w:left w:val="none" w:sz="0" w:space="0" w:color="auto"/>
        <w:bottom w:val="none" w:sz="0" w:space="0" w:color="auto"/>
        <w:right w:val="none" w:sz="0" w:space="0" w:color="auto"/>
      </w:divBdr>
    </w:div>
    <w:div w:id="247228267">
      <w:bodyDiv w:val="1"/>
      <w:marLeft w:val="0"/>
      <w:marRight w:val="0"/>
      <w:marTop w:val="0"/>
      <w:marBottom w:val="0"/>
      <w:divBdr>
        <w:top w:val="none" w:sz="0" w:space="0" w:color="auto"/>
        <w:left w:val="none" w:sz="0" w:space="0" w:color="auto"/>
        <w:bottom w:val="none" w:sz="0" w:space="0" w:color="auto"/>
        <w:right w:val="none" w:sz="0" w:space="0" w:color="auto"/>
      </w:divBdr>
    </w:div>
    <w:div w:id="249126835">
      <w:bodyDiv w:val="1"/>
      <w:marLeft w:val="0"/>
      <w:marRight w:val="0"/>
      <w:marTop w:val="0"/>
      <w:marBottom w:val="0"/>
      <w:divBdr>
        <w:top w:val="none" w:sz="0" w:space="0" w:color="auto"/>
        <w:left w:val="none" w:sz="0" w:space="0" w:color="auto"/>
        <w:bottom w:val="none" w:sz="0" w:space="0" w:color="auto"/>
        <w:right w:val="none" w:sz="0" w:space="0" w:color="auto"/>
      </w:divBdr>
    </w:div>
    <w:div w:id="259457412">
      <w:bodyDiv w:val="1"/>
      <w:marLeft w:val="0"/>
      <w:marRight w:val="0"/>
      <w:marTop w:val="0"/>
      <w:marBottom w:val="0"/>
      <w:divBdr>
        <w:top w:val="none" w:sz="0" w:space="0" w:color="auto"/>
        <w:left w:val="none" w:sz="0" w:space="0" w:color="auto"/>
        <w:bottom w:val="none" w:sz="0" w:space="0" w:color="auto"/>
        <w:right w:val="none" w:sz="0" w:space="0" w:color="auto"/>
      </w:divBdr>
    </w:div>
    <w:div w:id="262537622">
      <w:bodyDiv w:val="1"/>
      <w:marLeft w:val="0"/>
      <w:marRight w:val="0"/>
      <w:marTop w:val="0"/>
      <w:marBottom w:val="0"/>
      <w:divBdr>
        <w:top w:val="none" w:sz="0" w:space="0" w:color="auto"/>
        <w:left w:val="none" w:sz="0" w:space="0" w:color="auto"/>
        <w:bottom w:val="none" w:sz="0" w:space="0" w:color="auto"/>
        <w:right w:val="none" w:sz="0" w:space="0" w:color="auto"/>
      </w:divBdr>
    </w:div>
    <w:div w:id="267659986">
      <w:bodyDiv w:val="1"/>
      <w:marLeft w:val="0"/>
      <w:marRight w:val="0"/>
      <w:marTop w:val="0"/>
      <w:marBottom w:val="0"/>
      <w:divBdr>
        <w:top w:val="none" w:sz="0" w:space="0" w:color="auto"/>
        <w:left w:val="none" w:sz="0" w:space="0" w:color="auto"/>
        <w:bottom w:val="none" w:sz="0" w:space="0" w:color="auto"/>
        <w:right w:val="none" w:sz="0" w:space="0" w:color="auto"/>
      </w:divBdr>
    </w:div>
    <w:div w:id="304480928">
      <w:bodyDiv w:val="1"/>
      <w:marLeft w:val="0"/>
      <w:marRight w:val="0"/>
      <w:marTop w:val="0"/>
      <w:marBottom w:val="0"/>
      <w:divBdr>
        <w:top w:val="none" w:sz="0" w:space="0" w:color="auto"/>
        <w:left w:val="none" w:sz="0" w:space="0" w:color="auto"/>
        <w:bottom w:val="none" w:sz="0" w:space="0" w:color="auto"/>
        <w:right w:val="none" w:sz="0" w:space="0" w:color="auto"/>
      </w:divBdr>
    </w:div>
    <w:div w:id="323165629">
      <w:bodyDiv w:val="1"/>
      <w:marLeft w:val="0"/>
      <w:marRight w:val="0"/>
      <w:marTop w:val="0"/>
      <w:marBottom w:val="0"/>
      <w:divBdr>
        <w:top w:val="none" w:sz="0" w:space="0" w:color="auto"/>
        <w:left w:val="none" w:sz="0" w:space="0" w:color="auto"/>
        <w:bottom w:val="none" w:sz="0" w:space="0" w:color="auto"/>
        <w:right w:val="none" w:sz="0" w:space="0" w:color="auto"/>
      </w:divBdr>
    </w:div>
    <w:div w:id="354617779">
      <w:bodyDiv w:val="1"/>
      <w:marLeft w:val="0"/>
      <w:marRight w:val="0"/>
      <w:marTop w:val="0"/>
      <w:marBottom w:val="0"/>
      <w:divBdr>
        <w:top w:val="none" w:sz="0" w:space="0" w:color="auto"/>
        <w:left w:val="none" w:sz="0" w:space="0" w:color="auto"/>
        <w:bottom w:val="none" w:sz="0" w:space="0" w:color="auto"/>
        <w:right w:val="none" w:sz="0" w:space="0" w:color="auto"/>
      </w:divBdr>
    </w:div>
    <w:div w:id="355735763">
      <w:bodyDiv w:val="1"/>
      <w:marLeft w:val="0"/>
      <w:marRight w:val="0"/>
      <w:marTop w:val="0"/>
      <w:marBottom w:val="0"/>
      <w:divBdr>
        <w:top w:val="none" w:sz="0" w:space="0" w:color="auto"/>
        <w:left w:val="none" w:sz="0" w:space="0" w:color="auto"/>
        <w:bottom w:val="none" w:sz="0" w:space="0" w:color="auto"/>
        <w:right w:val="none" w:sz="0" w:space="0" w:color="auto"/>
      </w:divBdr>
    </w:div>
    <w:div w:id="358435561">
      <w:bodyDiv w:val="1"/>
      <w:marLeft w:val="0"/>
      <w:marRight w:val="0"/>
      <w:marTop w:val="0"/>
      <w:marBottom w:val="0"/>
      <w:divBdr>
        <w:top w:val="none" w:sz="0" w:space="0" w:color="auto"/>
        <w:left w:val="none" w:sz="0" w:space="0" w:color="auto"/>
        <w:bottom w:val="none" w:sz="0" w:space="0" w:color="auto"/>
        <w:right w:val="none" w:sz="0" w:space="0" w:color="auto"/>
      </w:divBdr>
    </w:div>
    <w:div w:id="386077684">
      <w:bodyDiv w:val="1"/>
      <w:marLeft w:val="0"/>
      <w:marRight w:val="0"/>
      <w:marTop w:val="0"/>
      <w:marBottom w:val="0"/>
      <w:divBdr>
        <w:top w:val="none" w:sz="0" w:space="0" w:color="auto"/>
        <w:left w:val="none" w:sz="0" w:space="0" w:color="auto"/>
        <w:bottom w:val="none" w:sz="0" w:space="0" w:color="auto"/>
        <w:right w:val="none" w:sz="0" w:space="0" w:color="auto"/>
      </w:divBdr>
    </w:div>
    <w:div w:id="401418032">
      <w:bodyDiv w:val="1"/>
      <w:marLeft w:val="0"/>
      <w:marRight w:val="0"/>
      <w:marTop w:val="0"/>
      <w:marBottom w:val="0"/>
      <w:divBdr>
        <w:top w:val="none" w:sz="0" w:space="0" w:color="auto"/>
        <w:left w:val="none" w:sz="0" w:space="0" w:color="auto"/>
        <w:bottom w:val="none" w:sz="0" w:space="0" w:color="auto"/>
        <w:right w:val="none" w:sz="0" w:space="0" w:color="auto"/>
      </w:divBdr>
    </w:div>
    <w:div w:id="412706106">
      <w:bodyDiv w:val="1"/>
      <w:marLeft w:val="0"/>
      <w:marRight w:val="0"/>
      <w:marTop w:val="0"/>
      <w:marBottom w:val="0"/>
      <w:divBdr>
        <w:top w:val="none" w:sz="0" w:space="0" w:color="auto"/>
        <w:left w:val="none" w:sz="0" w:space="0" w:color="auto"/>
        <w:bottom w:val="none" w:sz="0" w:space="0" w:color="auto"/>
        <w:right w:val="none" w:sz="0" w:space="0" w:color="auto"/>
      </w:divBdr>
    </w:div>
    <w:div w:id="415711809">
      <w:bodyDiv w:val="1"/>
      <w:marLeft w:val="0"/>
      <w:marRight w:val="0"/>
      <w:marTop w:val="0"/>
      <w:marBottom w:val="0"/>
      <w:divBdr>
        <w:top w:val="none" w:sz="0" w:space="0" w:color="auto"/>
        <w:left w:val="none" w:sz="0" w:space="0" w:color="auto"/>
        <w:bottom w:val="none" w:sz="0" w:space="0" w:color="auto"/>
        <w:right w:val="none" w:sz="0" w:space="0" w:color="auto"/>
      </w:divBdr>
    </w:div>
    <w:div w:id="426386578">
      <w:bodyDiv w:val="1"/>
      <w:marLeft w:val="0"/>
      <w:marRight w:val="0"/>
      <w:marTop w:val="0"/>
      <w:marBottom w:val="0"/>
      <w:divBdr>
        <w:top w:val="none" w:sz="0" w:space="0" w:color="auto"/>
        <w:left w:val="none" w:sz="0" w:space="0" w:color="auto"/>
        <w:bottom w:val="none" w:sz="0" w:space="0" w:color="auto"/>
        <w:right w:val="none" w:sz="0" w:space="0" w:color="auto"/>
      </w:divBdr>
    </w:div>
    <w:div w:id="430979135">
      <w:bodyDiv w:val="1"/>
      <w:marLeft w:val="0"/>
      <w:marRight w:val="0"/>
      <w:marTop w:val="0"/>
      <w:marBottom w:val="0"/>
      <w:divBdr>
        <w:top w:val="none" w:sz="0" w:space="0" w:color="auto"/>
        <w:left w:val="none" w:sz="0" w:space="0" w:color="auto"/>
        <w:bottom w:val="none" w:sz="0" w:space="0" w:color="auto"/>
        <w:right w:val="none" w:sz="0" w:space="0" w:color="auto"/>
      </w:divBdr>
    </w:div>
    <w:div w:id="437142958">
      <w:bodyDiv w:val="1"/>
      <w:marLeft w:val="0"/>
      <w:marRight w:val="0"/>
      <w:marTop w:val="0"/>
      <w:marBottom w:val="0"/>
      <w:divBdr>
        <w:top w:val="none" w:sz="0" w:space="0" w:color="auto"/>
        <w:left w:val="none" w:sz="0" w:space="0" w:color="auto"/>
        <w:bottom w:val="none" w:sz="0" w:space="0" w:color="auto"/>
        <w:right w:val="none" w:sz="0" w:space="0" w:color="auto"/>
      </w:divBdr>
    </w:div>
    <w:div w:id="453986203">
      <w:bodyDiv w:val="1"/>
      <w:marLeft w:val="0"/>
      <w:marRight w:val="0"/>
      <w:marTop w:val="0"/>
      <w:marBottom w:val="0"/>
      <w:divBdr>
        <w:top w:val="none" w:sz="0" w:space="0" w:color="auto"/>
        <w:left w:val="none" w:sz="0" w:space="0" w:color="auto"/>
        <w:bottom w:val="none" w:sz="0" w:space="0" w:color="auto"/>
        <w:right w:val="none" w:sz="0" w:space="0" w:color="auto"/>
      </w:divBdr>
    </w:div>
    <w:div w:id="454562101">
      <w:bodyDiv w:val="1"/>
      <w:marLeft w:val="0"/>
      <w:marRight w:val="0"/>
      <w:marTop w:val="0"/>
      <w:marBottom w:val="0"/>
      <w:divBdr>
        <w:top w:val="none" w:sz="0" w:space="0" w:color="auto"/>
        <w:left w:val="none" w:sz="0" w:space="0" w:color="auto"/>
        <w:bottom w:val="none" w:sz="0" w:space="0" w:color="auto"/>
        <w:right w:val="none" w:sz="0" w:space="0" w:color="auto"/>
      </w:divBdr>
    </w:div>
    <w:div w:id="464127462">
      <w:bodyDiv w:val="1"/>
      <w:marLeft w:val="0"/>
      <w:marRight w:val="0"/>
      <w:marTop w:val="0"/>
      <w:marBottom w:val="0"/>
      <w:divBdr>
        <w:top w:val="none" w:sz="0" w:space="0" w:color="auto"/>
        <w:left w:val="none" w:sz="0" w:space="0" w:color="auto"/>
        <w:bottom w:val="none" w:sz="0" w:space="0" w:color="auto"/>
        <w:right w:val="none" w:sz="0" w:space="0" w:color="auto"/>
      </w:divBdr>
    </w:div>
    <w:div w:id="468330661">
      <w:bodyDiv w:val="1"/>
      <w:marLeft w:val="0"/>
      <w:marRight w:val="0"/>
      <w:marTop w:val="0"/>
      <w:marBottom w:val="0"/>
      <w:divBdr>
        <w:top w:val="none" w:sz="0" w:space="0" w:color="auto"/>
        <w:left w:val="none" w:sz="0" w:space="0" w:color="auto"/>
        <w:bottom w:val="none" w:sz="0" w:space="0" w:color="auto"/>
        <w:right w:val="none" w:sz="0" w:space="0" w:color="auto"/>
      </w:divBdr>
    </w:div>
    <w:div w:id="487480834">
      <w:bodyDiv w:val="1"/>
      <w:marLeft w:val="0"/>
      <w:marRight w:val="0"/>
      <w:marTop w:val="0"/>
      <w:marBottom w:val="0"/>
      <w:divBdr>
        <w:top w:val="none" w:sz="0" w:space="0" w:color="auto"/>
        <w:left w:val="none" w:sz="0" w:space="0" w:color="auto"/>
        <w:bottom w:val="none" w:sz="0" w:space="0" w:color="auto"/>
        <w:right w:val="none" w:sz="0" w:space="0" w:color="auto"/>
      </w:divBdr>
    </w:div>
    <w:div w:id="487985717">
      <w:bodyDiv w:val="1"/>
      <w:marLeft w:val="0"/>
      <w:marRight w:val="0"/>
      <w:marTop w:val="0"/>
      <w:marBottom w:val="0"/>
      <w:divBdr>
        <w:top w:val="none" w:sz="0" w:space="0" w:color="auto"/>
        <w:left w:val="none" w:sz="0" w:space="0" w:color="auto"/>
        <w:bottom w:val="none" w:sz="0" w:space="0" w:color="auto"/>
        <w:right w:val="none" w:sz="0" w:space="0" w:color="auto"/>
      </w:divBdr>
    </w:div>
    <w:div w:id="490872691">
      <w:bodyDiv w:val="1"/>
      <w:marLeft w:val="0"/>
      <w:marRight w:val="0"/>
      <w:marTop w:val="0"/>
      <w:marBottom w:val="0"/>
      <w:divBdr>
        <w:top w:val="none" w:sz="0" w:space="0" w:color="auto"/>
        <w:left w:val="none" w:sz="0" w:space="0" w:color="auto"/>
        <w:bottom w:val="none" w:sz="0" w:space="0" w:color="auto"/>
        <w:right w:val="none" w:sz="0" w:space="0" w:color="auto"/>
      </w:divBdr>
    </w:div>
    <w:div w:id="503129323">
      <w:bodyDiv w:val="1"/>
      <w:marLeft w:val="0"/>
      <w:marRight w:val="0"/>
      <w:marTop w:val="0"/>
      <w:marBottom w:val="0"/>
      <w:divBdr>
        <w:top w:val="none" w:sz="0" w:space="0" w:color="auto"/>
        <w:left w:val="none" w:sz="0" w:space="0" w:color="auto"/>
        <w:bottom w:val="none" w:sz="0" w:space="0" w:color="auto"/>
        <w:right w:val="none" w:sz="0" w:space="0" w:color="auto"/>
      </w:divBdr>
    </w:div>
    <w:div w:id="515193450">
      <w:bodyDiv w:val="1"/>
      <w:marLeft w:val="0"/>
      <w:marRight w:val="0"/>
      <w:marTop w:val="0"/>
      <w:marBottom w:val="0"/>
      <w:divBdr>
        <w:top w:val="none" w:sz="0" w:space="0" w:color="auto"/>
        <w:left w:val="none" w:sz="0" w:space="0" w:color="auto"/>
        <w:bottom w:val="none" w:sz="0" w:space="0" w:color="auto"/>
        <w:right w:val="none" w:sz="0" w:space="0" w:color="auto"/>
      </w:divBdr>
    </w:div>
    <w:div w:id="517042199">
      <w:bodyDiv w:val="1"/>
      <w:marLeft w:val="0"/>
      <w:marRight w:val="0"/>
      <w:marTop w:val="0"/>
      <w:marBottom w:val="0"/>
      <w:divBdr>
        <w:top w:val="none" w:sz="0" w:space="0" w:color="auto"/>
        <w:left w:val="none" w:sz="0" w:space="0" w:color="auto"/>
        <w:bottom w:val="none" w:sz="0" w:space="0" w:color="auto"/>
        <w:right w:val="none" w:sz="0" w:space="0" w:color="auto"/>
      </w:divBdr>
    </w:div>
    <w:div w:id="517545366">
      <w:bodyDiv w:val="1"/>
      <w:marLeft w:val="0"/>
      <w:marRight w:val="0"/>
      <w:marTop w:val="0"/>
      <w:marBottom w:val="0"/>
      <w:divBdr>
        <w:top w:val="none" w:sz="0" w:space="0" w:color="auto"/>
        <w:left w:val="none" w:sz="0" w:space="0" w:color="auto"/>
        <w:bottom w:val="none" w:sz="0" w:space="0" w:color="auto"/>
        <w:right w:val="none" w:sz="0" w:space="0" w:color="auto"/>
      </w:divBdr>
    </w:div>
    <w:div w:id="537553227">
      <w:bodyDiv w:val="1"/>
      <w:marLeft w:val="0"/>
      <w:marRight w:val="0"/>
      <w:marTop w:val="0"/>
      <w:marBottom w:val="0"/>
      <w:divBdr>
        <w:top w:val="none" w:sz="0" w:space="0" w:color="auto"/>
        <w:left w:val="none" w:sz="0" w:space="0" w:color="auto"/>
        <w:bottom w:val="none" w:sz="0" w:space="0" w:color="auto"/>
        <w:right w:val="none" w:sz="0" w:space="0" w:color="auto"/>
      </w:divBdr>
    </w:div>
    <w:div w:id="546994769">
      <w:bodyDiv w:val="1"/>
      <w:marLeft w:val="0"/>
      <w:marRight w:val="0"/>
      <w:marTop w:val="0"/>
      <w:marBottom w:val="0"/>
      <w:divBdr>
        <w:top w:val="none" w:sz="0" w:space="0" w:color="auto"/>
        <w:left w:val="none" w:sz="0" w:space="0" w:color="auto"/>
        <w:bottom w:val="none" w:sz="0" w:space="0" w:color="auto"/>
        <w:right w:val="none" w:sz="0" w:space="0" w:color="auto"/>
      </w:divBdr>
    </w:div>
    <w:div w:id="552041501">
      <w:bodyDiv w:val="1"/>
      <w:marLeft w:val="0"/>
      <w:marRight w:val="0"/>
      <w:marTop w:val="0"/>
      <w:marBottom w:val="0"/>
      <w:divBdr>
        <w:top w:val="none" w:sz="0" w:space="0" w:color="auto"/>
        <w:left w:val="none" w:sz="0" w:space="0" w:color="auto"/>
        <w:bottom w:val="none" w:sz="0" w:space="0" w:color="auto"/>
        <w:right w:val="none" w:sz="0" w:space="0" w:color="auto"/>
      </w:divBdr>
    </w:div>
    <w:div w:id="553124398">
      <w:bodyDiv w:val="1"/>
      <w:marLeft w:val="0"/>
      <w:marRight w:val="0"/>
      <w:marTop w:val="0"/>
      <w:marBottom w:val="0"/>
      <w:divBdr>
        <w:top w:val="none" w:sz="0" w:space="0" w:color="auto"/>
        <w:left w:val="none" w:sz="0" w:space="0" w:color="auto"/>
        <w:bottom w:val="none" w:sz="0" w:space="0" w:color="auto"/>
        <w:right w:val="none" w:sz="0" w:space="0" w:color="auto"/>
      </w:divBdr>
    </w:div>
    <w:div w:id="560480776">
      <w:bodyDiv w:val="1"/>
      <w:marLeft w:val="0"/>
      <w:marRight w:val="0"/>
      <w:marTop w:val="0"/>
      <w:marBottom w:val="0"/>
      <w:divBdr>
        <w:top w:val="none" w:sz="0" w:space="0" w:color="auto"/>
        <w:left w:val="none" w:sz="0" w:space="0" w:color="auto"/>
        <w:bottom w:val="none" w:sz="0" w:space="0" w:color="auto"/>
        <w:right w:val="none" w:sz="0" w:space="0" w:color="auto"/>
      </w:divBdr>
    </w:div>
    <w:div w:id="562523255">
      <w:bodyDiv w:val="1"/>
      <w:marLeft w:val="0"/>
      <w:marRight w:val="0"/>
      <w:marTop w:val="0"/>
      <w:marBottom w:val="0"/>
      <w:divBdr>
        <w:top w:val="none" w:sz="0" w:space="0" w:color="auto"/>
        <w:left w:val="none" w:sz="0" w:space="0" w:color="auto"/>
        <w:bottom w:val="none" w:sz="0" w:space="0" w:color="auto"/>
        <w:right w:val="none" w:sz="0" w:space="0" w:color="auto"/>
      </w:divBdr>
    </w:div>
    <w:div w:id="589000051">
      <w:bodyDiv w:val="1"/>
      <w:marLeft w:val="0"/>
      <w:marRight w:val="0"/>
      <w:marTop w:val="0"/>
      <w:marBottom w:val="0"/>
      <w:divBdr>
        <w:top w:val="none" w:sz="0" w:space="0" w:color="auto"/>
        <w:left w:val="none" w:sz="0" w:space="0" w:color="auto"/>
        <w:bottom w:val="none" w:sz="0" w:space="0" w:color="auto"/>
        <w:right w:val="none" w:sz="0" w:space="0" w:color="auto"/>
      </w:divBdr>
    </w:div>
    <w:div w:id="591861690">
      <w:bodyDiv w:val="1"/>
      <w:marLeft w:val="0"/>
      <w:marRight w:val="0"/>
      <w:marTop w:val="0"/>
      <w:marBottom w:val="0"/>
      <w:divBdr>
        <w:top w:val="none" w:sz="0" w:space="0" w:color="auto"/>
        <w:left w:val="none" w:sz="0" w:space="0" w:color="auto"/>
        <w:bottom w:val="none" w:sz="0" w:space="0" w:color="auto"/>
        <w:right w:val="none" w:sz="0" w:space="0" w:color="auto"/>
      </w:divBdr>
    </w:div>
    <w:div w:id="597639426">
      <w:bodyDiv w:val="1"/>
      <w:marLeft w:val="0"/>
      <w:marRight w:val="0"/>
      <w:marTop w:val="0"/>
      <w:marBottom w:val="0"/>
      <w:divBdr>
        <w:top w:val="none" w:sz="0" w:space="0" w:color="auto"/>
        <w:left w:val="none" w:sz="0" w:space="0" w:color="auto"/>
        <w:bottom w:val="none" w:sz="0" w:space="0" w:color="auto"/>
        <w:right w:val="none" w:sz="0" w:space="0" w:color="auto"/>
      </w:divBdr>
    </w:div>
    <w:div w:id="605769981">
      <w:bodyDiv w:val="1"/>
      <w:marLeft w:val="0"/>
      <w:marRight w:val="0"/>
      <w:marTop w:val="0"/>
      <w:marBottom w:val="0"/>
      <w:divBdr>
        <w:top w:val="none" w:sz="0" w:space="0" w:color="auto"/>
        <w:left w:val="none" w:sz="0" w:space="0" w:color="auto"/>
        <w:bottom w:val="none" w:sz="0" w:space="0" w:color="auto"/>
        <w:right w:val="none" w:sz="0" w:space="0" w:color="auto"/>
      </w:divBdr>
    </w:div>
    <w:div w:id="622271076">
      <w:bodyDiv w:val="1"/>
      <w:marLeft w:val="0"/>
      <w:marRight w:val="0"/>
      <w:marTop w:val="0"/>
      <w:marBottom w:val="0"/>
      <w:divBdr>
        <w:top w:val="none" w:sz="0" w:space="0" w:color="auto"/>
        <w:left w:val="none" w:sz="0" w:space="0" w:color="auto"/>
        <w:bottom w:val="none" w:sz="0" w:space="0" w:color="auto"/>
        <w:right w:val="none" w:sz="0" w:space="0" w:color="auto"/>
      </w:divBdr>
    </w:div>
    <w:div w:id="623199389">
      <w:bodyDiv w:val="1"/>
      <w:marLeft w:val="0"/>
      <w:marRight w:val="0"/>
      <w:marTop w:val="0"/>
      <w:marBottom w:val="0"/>
      <w:divBdr>
        <w:top w:val="none" w:sz="0" w:space="0" w:color="auto"/>
        <w:left w:val="none" w:sz="0" w:space="0" w:color="auto"/>
        <w:bottom w:val="none" w:sz="0" w:space="0" w:color="auto"/>
        <w:right w:val="none" w:sz="0" w:space="0" w:color="auto"/>
      </w:divBdr>
    </w:div>
    <w:div w:id="625160350">
      <w:bodyDiv w:val="1"/>
      <w:marLeft w:val="0"/>
      <w:marRight w:val="0"/>
      <w:marTop w:val="0"/>
      <w:marBottom w:val="0"/>
      <w:divBdr>
        <w:top w:val="none" w:sz="0" w:space="0" w:color="auto"/>
        <w:left w:val="none" w:sz="0" w:space="0" w:color="auto"/>
        <w:bottom w:val="none" w:sz="0" w:space="0" w:color="auto"/>
        <w:right w:val="none" w:sz="0" w:space="0" w:color="auto"/>
      </w:divBdr>
    </w:div>
    <w:div w:id="661932384">
      <w:bodyDiv w:val="1"/>
      <w:marLeft w:val="0"/>
      <w:marRight w:val="0"/>
      <w:marTop w:val="0"/>
      <w:marBottom w:val="0"/>
      <w:divBdr>
        <w:top w:val="none" w:sz="0" w:space="0" w:color="auto"/>
        <w:left w:val="none" w:sz="0" w:space="0" w:color="auto"/>
        <w:bottom w:val="none" w:sz="0" w:space="0" w:color="auto"/>
        <w:right w:val="none" w:sz="0" w:space="0" w:color="auto"/>
      </w:divBdr>
    </w:div>
    <w:div w:id="663898549">
      <w:bodyDiv w:val="1"/>
      <w:marLeft w:val="0"/>
      <w:marRight w:val="0"/>
      <w:marTop w:val="0"/>
      <w:marBottom w:val="0"/>
      <w:divBdr>
        <w:top w:val="none" w:sz="0" w:space="0" w:color="auto"/>
        <w:left w:val="none" w:sz="0" w:space="0" w:color="auto"/>
        <w:bottom w:val="none" w:sz="0" w:space="0" w:color="auto"/>
        <w:right w:val="none" w:sz="0" w:space="0" w:color="auto"/>
      </w:divBdr>
    </w:div>
    <w:div w:id="664356390">
      <w:bodyDiv w:val="1"/>
      <w:marLeft w:val="0"/>
      <w:marRight w:val="0"/>
      <w:marTop w:val="0"/>
      <w:marBottom w:val="0"/>
      <w:divBdr>
        <w:top w:val="none" w:sz="0" w:space="0" w:color="auto"/>
        <w:left w:val="none" w:sz="0" w:space="0" w:color="auto"/>
        <w:bottom w:val="none" w:sz="0" w:space="0" w:color="auto"/>
        <w:right w:val="none" w:sz="0" w:space="0" w:color="auto"/>
      </w:divBdr>
    </w:div>
    <w:div w:id="670329603">
      <w:bodyDiv w:val="1"/>
      <w:marLeft w:val="0"/>
      <w:marRight w:val="0"/>
      <w:marTop w:val="0"/>
      <w:marBottom w:val="0"/>
      <w:divBdr>
        <w:top w:val="none" w:sz="0" w:space="0" w:color="auto"/>
        <w:left w:val="none" w:sz="0" w:space="0" w:color="auto"/>
        <w:bottom w:val="none" w:sz="0" w:space="0" w:color="auto"/>
        <w:right w:val="none" w:sz="0" w:space="0" w:color="auto"/>
      </w:divBdr>
    </w:div>
    <w:div w:id="675887506">
      <w:bodyDiv w:val="1"/>
      <w:marLeft w:val="0"/>
      <w:marRight w:val="0"/>
      <w:marTop w:val="0"/>
      <w:marBottom w:val="0"/>
      <w:divBdr>
        <w:top w:val="none" w:sz="0" w:space="0" w:color="auto"/>
        <w:left w:val="none" w:sz="0" w:space="0" w:color="auto"/>
        <w:bottom w:val="none" w:sz="0" w:space="0" w:color="auto"/>
        <w:right w:val="none" w:sz="0" w:space="0" w:color="auto"/>
      </w:divBdr>
    </w:div>
    <w:div w:id="682048840">
      <w:bodyDiv w:val="1"/>
      <w:marLeft w:val="0"/>
      <w:marRight w:val="0"/>
      <w:marTop w:val="0"/>
      <w:marBottom w:val="0"/>
      <w:divBdr>
        <w:top w:val="none" w:sz="0" w:space="0" w:color="auto"/>
        <w:left w:val="none" w:sz="0" w:space="0" w:color="auto"/>
        <w:bottom w:val="none" w:sz="0" w:space="0" w:color="auto"/>
        <w:right w:val="none" w:sz="0" w:space="0" w:color="auto"/>
      </w:divBdr>
    </w:div>
    <w:div w:id="706224564">
      <w:bodyDiv w:val="1"/>
      <w:marLeft w:val="0"/>
      <w:marRight w:val="0"/>
      <w:marTop w:val="0"/>
      <w:marBottom w:val="0"/>
      <w:divBdr>
        <w:top w:val="none" w:sz="0" w:space="0" w:color="auto"/>
        <w:left w:val="none" w:sz="0" w:space="0" w:color="auto"/>
        <w:bottom w:val="none" w:sz="0" w:space="0" w:color="auto"/>
        <w:right w:val="none" w:sz="0" w:space="0" w:color="auto"/>
      </w:divBdr>
    </w:div>
    <w:div w:id="710810557">
      <w:bodyDiv w:val="1"/>
      <w:marLeft w:val="0"/>
      <w:marRight w:val="0"/>
      <w:marTop w:val="0"/>
      <w:marBottom w:val="0"/>
      <w:divBdr>
        <w:top w:val="none" w:sz="0" w:space="0" w:color="auto"/>
        <w:left w:val="none" w:sz="0" w:space="0" w:color="auto"/>
        <w:bottom w:val="none" w:sz="0" w:space="0" w:color="auto"/>
        <w:right w:val="none" w:sz="0" w:space="0" w:color="auto"/>
      </w:divBdr>
    </w:div>
    <w:div w:id="716247127">
      <w:bodyDiv w:val="1"/>
      <w:marLeft w:val="0"/>
      <w:marRight w:val="0"/>
      <w:marTop w:val="0"/>
      <w:marBottom w:val="0"/>
      <w:divBdr>
        <w:top w:val="none" w:sz="0" w:space="0" w:color="auto"/>
        <w:left w:val="none" w:sz="0" w:space="0" w:color="auto"/>
        <w:bottom w:val="none" w:sz="0" w:space="0" w:color="auto"/>
        <w:right w:val="none" w:sz="0" w:space="0" w:color="auto"/>
      </w:divBdr>
    </w:div>
    <w:div w:id="732432146">
      <w:bodyDiv w:val="1"/>
      <w:marLeft w:val="0"/>
      <w:marRight w:val="0"/>
      <w:marTop w:val="0"/>
      <w:marBottom w:val="0"/>
      <w:divBdr>
        <w:top w:val="none" w:sz="0" w:space="0" w:color="auto"/>
        <w:left w:val="none" w:sz="0" w:space="0" w:color="auto"/>
        <w:bottom w:val="none" w:sz="0" w:space="0" w:color="auto"/>
        <w:right w:val="none" w:sz="0" w:space="0" w:color="auto"/>
      </w:divBdr>
    </w:div>
    <w:div w:id="733507456">
      <w:bodyDiv w:val="1"/>
      <w:marLeft w:val="0"/>
      <w:marRight w:val="0"/>
      <w:marTop w:val="0"/>
      <w:marBottom w:val="0"/>
      <w:divBdr>
        <w:top w:val="none" w:sz="0" w:space="0" w:color="auto"/>
        <w:left w:val="none" w:sz="0" w:space="0" w:color="auto"/>
        <w:bottom w:val="none" w:sz="0" w:space="0" w:color="auto"/>
        <w:right w:val="none" w:sz="0" w:space="0" w:color="auto"/>
      </w:divBdr>
    </w:div>
    <w:div w:id="738946793">
      <w:bodyDiv w:val="1"/>
      <w:marLeft w:val="0"/>
      <w:marRight w:val="0"/>
      <w:marTop w:val="0"/>
      <w:marBottom w:val="0"/>
      <w:divBdr>
        <w:top w:val="none" w:sz="0" w:space="0" w:color="auto"/>
        <w:left w:val="none" w:sz="0" w:space="0" w:color="auto"/>
        <w:bottom w:val="none" w:sz="0" w:space="0" w:color="auto"/>
        <w:right w:val="none" w:sz="0" w:space="0" w:color="auto"/>
      </w:divBdr>
    </w:div>
    <w:div w:id="742261036">
      <w:bodyDiv w:val="1"/>
      <w:marLeft w:val="0"/>
      <w:marRight w:val="0"/>
      <w:marTop w:val="0"/>
      <w:marBottom w:val="0"/>
      <w:divBdr>
        <w:top w:val="none" w:sz="0" w:space="0" w:color="auto"/>
        <w:left w:val="none" w:sz="0" w:space="0" w:color="auto"/>
        <w:bottom w:val="none" w:sz="0" w:space="0" w:color="auto"/>
        <w:right w:val="none" w:sz="0" w:space="0" w:color="auto"/>
      </w:divBdr>
    </w:div>
    <w:div w:id="742869725">
      <w:bodyDiv w:val="1"/>
      <w:marLeft w:val="0"/>
      <w:marRight w:val="0"/>
      <w:marTop w:val="0"/>
      <w:marBottom w:val="0"/>
      <w:divBdr>
        <w:top w:val="none" w:sz="0" w:space="0" w:color="auto"/>
        <w:left w:val="none" w:sz="0" w:space="0" w:color="auto"/>
        <w:bottom w:val="none" w:sz="0" w:space="0" w:color="auto"/>
        <w:right w:val="none" w:sz="0" w:space="0" w:color="auto"/>
      </w:divBdr>
    </w:div>
    <w:div w:id="746414796">
      <w:bodyDiv w:val="1"/>
      <w:marLeft w:val="0"/>
      <w:marRight w:val="0"/>
      <w:marTop w:val="0"/>
      <w:marBottom w:val="0"/>
      <w:divBdr>
        <w:top w:val="none" w:sz="0" w:space="0" w:color="auto"/>
        <w:left w:val="none" w:sz="0" w:space="0" w:color="auto"/>
        <w:bottom w:val="none" w:sz="0" w:space="0" w:color="auto"/>
        <w:right w:val="none" w:sz="0" w:space="0" w:color="auto"/>
      </w:divBdr>
    </w:div>
    <w:div w:id="749422229">
      <w:bodyDiv w:val="1"/>
      <w:marLeft w:val="0"/>
      <w:marRight w:val="0"/>
      <w:marTop w:val="0"/>
      <w:marBottom w:val="0"/>
      <w:divBdr>
        <w:top w:val="none" w:sz="0" w:space="0" w:color="auto"/>
        <w:left w:val="none" w:sz="0" w:space="0" w:color="auto"/>
        <w:bottom w:val="none" w:sz="0" w:space="0" w:color="auto"/>
        <w:right w:val="none" w:sz="0" w:space="0" w:color="auto"/>
      </w:divBdr>
    </w:div>
    <w:div w:id="751467262">
      <w:bodyDiv w:val="1"/>
      <w:marLeft w:val="0"/>
      <w:marRight w:val="0"/>
      <w:marTop w:val="0"/>
      <w:marBottom w:val="0"/>
      <w:divBdr>
        <w:top w:val="none" w:sz="0" w:space="0" w:color="auto"/>
        <w:left w:val="none" w:sz="0" w:space="0" w:color="auto"/>
        <w:bottom w:val="none" w:sz="0" w:space="0" w:color="auto"/>
        <w:right w:val="none" w:sz="0" w:space="0" w:color="auto"/>
      </w:divBdr>
    </w:div>
    <w:div w:id="755132564">
      <w:bodyDiv w:val="1"/>
      <w:marLeft w:val="0"/>
      <w:marRight w:val="0"/>
      <w:marTop w:val="0"/>
      <w:marBottom w:val="0"/>
      <w:divBdr>
        <w:top w:val="none" w:sz="0" w:space="0" w:color="auto"/>
        <w:left w:val="none" w:sz="0" w:space="0" w:color="auto"/>
        <w:bottom w:val="none" w:sz="0" w:space="0" w:color="auto"/>
        <w:right w:val="none" w:sz="0" w:space="0" w:color="auto"/>
      </w:divBdr>
    </w:div>
    <w:div w:id="765881292">
      <w:bodyDiv w:val="1"/>
      <w:marLeft w:val="0"/>
      <w:marRight w:val="0"/>
      <w:marTop w:val="0"/>
      <w:marBottom w:val="0"/>
      <w:divBdr>
        <w:top w:val="none" w:sz="0" w:space="0" w:color="auto"/>
        <w:left w:val="none" w:sz="0" w:space="0" w:color="auto"/>
        <w:bottom w:val="none" w:sz="0" w:space="0" w:color="auto"/>
        <w:right w:val="none" w:sz="0" w:space="0" w:color="auto"/>
      </w:divBdr>
    </w:div>
    <w:div w:id="778260923">
      <w:bodyDiv w:val="1"/>
      <w:marLeft w:val="0"/>
      <w:marRight w:val="0"/>
      <w:marTop w:val="0"/>
      <w:marBottom w:val="0"/>
      <w:divBdr>
        <w:top w:val="none" w:sz="0" w:space="0" w:color="auto"/>
        <w:left w:val="none" w:sz="0" w:space="0" w:color="auto"/>
        <w:bottom w:val="none" w:sz="0" w:space="0" w:color="auto"/>
        <w:right w:val="none" w:sz="0" w:space="0" w:color="auto"/>
      </w:divBdr>
    </w:div>
    <w:div w:id="785733789">
      <w:bodyDiv w:val="1"/>
      <w:marLeft w:val="0"/>
      <w:marRight w:val="0"/>
      <w:marTop w:val="0"/>
      <w:marBottom w:val="0"/>
      <w:divBdr>
        <w:top w:val="none" w:sz="0" w:space="0" w:color="auto"/>
        <w:left w:val="none" w:sz="0" w:space="0" w:color="auto"/>
        <w:bottom w:val="none" w:sz="0" w:space="0" w:color="auto"/>
        <w:right w:val="none" w:sz="0" w:space="0" w:color="auto"/>
      </w:divBdr>
    </w:div>
    <w:div w:id="789321567">
      <w:bodyDiv w:val="1"/>
      <w:marLeft w:val="0"/>
      <w:marRight w:val="0"/>
      <w:marTop w:val="0"/>
      <w:marBottom w:val="0"/>
      <w:divBdr>
        <w:top w:val="none" w:sz="0" w:space="0" w:color="auto"/>
        <w:left w:val="none" w:sz="0" w:space="0" w:color="auto"/>
        <w:bottom w:val="none" w:sz="0" w:space="0" w:color="auto"/>
        <w:right w:val="none" w:sz="0" w:space="0" w:color="auto"/>
      </w:divBdr>
    </w:div>
    <w:div w:id="792866791">
      <w:bodyDiv w:val="1"/>
      <w:marLeft w:val="0"/>
      <w:marRight w:val="0"/>
      <w:marTop w:val="0"/>
      <w:marBottom w:val="0"/>
      <w:divBdr>
        <w:top w:val="none" w:sz="0" w:space="0" w:color="auto"/>
        <w:left w:val="none" w:sz="0" w:space="0" w:color="auto"/>
        <w:bottom w:val="none" w:sz="0" w:space="0" w:color="auto"/>
        <w:right w:val="none" w:sz="0" w:space="0" w:color="auto"/>
      </w:divBdr>
    </w:div>
    <w:div w:id="828790613">
      <w:bodyDiv w:val="1"/>
      <w:marLeft w:val="0"/>
      <w:marRight w:val="0"/>
      <w:marTop w:val="0"/>
      <w:marBottom w:val="0"/>
      <w:divBdr>
        <w:top w:val="none" w:sz="0" w:space="0" w:color="auto"/>
        <w:left w:val="none" w:sz="0" w:space="0" w:color="auto"/>
        <w:bottom w:val="none" w:sz="0" w:space="0" w:color="auto"/>
        <w:right w:val="none" w:sz="0" w:space="0" w:color="auto"/>
      </w:divBdr>
    </w:div>
    <w:div w:id="829977781">
      <w:bodyDiv w:val="1"/>
      <w:marLeft w:val="0"/>
      <w:marRight w:val="0"/>
      <w:marTop w:val="0"/>
      <w:marBottom w:val="0"/>
      <w:divBdr>
        <w:top w:val="none" w:sz="0" w:space="0" w:color="auto"/>
        <w:left w:val="none" w:sz="0" w:space="0" w:color="auto"/>
        <w:bottom w:val="none" w:sz="0" w:space="0" w:color="auto"/>
        <w:right w:val="none" w:sz="0" w:space="0" w:color="auto"/>
      </w:divBdr>
    </w:div>
    <w:div w:id="842547658">
      <w:bodyDiv w:val="1"/>
      <w:marLeft w:val="0"/>
      <w:marRight w:val="0"/>
      <w:marTop w:val="0"/>
      <w:marBottom w:val="0"/>
      <w:divBdr>
        <w:top w:val="none" w:sz="0" w:space="0" w:color="auto"/>
        <w:left w:val="none" w:sz="0" w:space="0" w:color="auto"/>
        <w:bottom w:val="none" w:sz="0" w:space="0" w:color="auto"/>
        <w:right w:val="none" w:sz="0" w:space="0" w:color="auto"/>
      </w:divBdr>
    </w:div>
    <w:div w:id="853035419">
      <w:bodyDiv w:val="1"/>
      <w:marLeft w:val="0"/>
      <w:marRight w:val="0"/>
      <w:marTop w:val="0"/>
      <w:marBottom w:val="0"/>
      <w:divBdr>
        <w:top w:val="none" w:sz="0" w:space="0" w:color="auto"/>
        <w:left w:val="none" w:sz="0" w:space="0" w:color="auto"/>
        <w:bottom w:val="none" w:sz="0" w:space="0" w:color="auto"/>
        <w:right w:val="none" w:sz="0" w:space="0" w:color="auto"/>
      </w:divBdr>
    </w:div>
    <w:div w:id="857353314">
      <w:bodyDiv w:val="1"/>
      <w:marLeft w:val="0"/>
      <w:marRight w:val="0"/>
      <w:marTop w:val="0"/>
      <w:marBottom w:val="0"/>
      <w:divBdr>
        <w:top w:val="none" w:sz="0" w:space="0" w:color="auto"/>
        <w:left w:val="none" w:sz="0" w:space="0" w:color="auto"/>
        <w:bottom w:val="none" w:sz="0" w:space="0" w:color="auto"/>
        <w:right w:val="none" w:sz="0" w:space="0" w:color="auto"/>
      </w:divBdr>
    </w:div>
    <w:div w:id="870460552">
      <w:bodyDiv w:val="1"/>
      <w:marLeft w:val="0"/>
      <w:marRight w:val="0"/>
      <w:marTop w:val="0"/>
      <w:marBottom w:val="0"/>
      <w:divBdr>
        <w:top w:val="none" w:sz="0" w:space="0" w:color="auto"/>
        <w:left w:val="none" w:sz="0" w:space="0" w:color="auto"/>
        <w:bottom w:val="none" w:sz="0" w:space="0" w:color="auto"/>
        <w:right w:val="none" w:sz="0" w:space="0" w:color="auto"/>
      </w:divBdr>
    </w:div>
    <w:div w:id="884370251">
      <w:bodyDiv w:val="1"/>
      <w:marLeft w:val="0"/>
      <w:marRight w:val="0"/>
      <w:marTop w:val="0"/>
      <w:marBottom w:val="0"/>
      <w:divBdr>
        <w:top w:val="none" w:sz="0" w:space="0" w:color="auto"/>
        <w:left w:val="none" w:sz="0" w:space="0" w:color="auto"/>
        <w:bottom w:val="none" w:sz="0" w:space="0" w:color="auto"/>
        <w:right w:val="none" w:sz="0" w:space="0" w:color="auto"/>
      </w:divBdr>
    </w:div>
    <w:div w:id="912012249">
      <w:bodyDiv w:val="1"/>
      <w:marLeft w:val="0"/>
      <w:marRight w:val="0"/>
      <w:marTop w:val="0"/>
      <w:marBottom w:val="0"/>
      <w:divBdr>
        <w:top w:val="none" w:sz="0" w:space="0" w:color="auto"/>
        <w:left w:val="none" w:sz="0" w:space="0" w:color="auto"/>
        <w:bottom w:val="none" w:sz="0" w:space="0" w:color="auto"/>
        <w:right w:val="none" w:sz="0" w:space="0" w:color="auto"/>
      </w:divBdr>
    </w:div>
    <w:div w:id="928586003">
      <w:bodyDiv w:val="1"/>
      <w:marLeft w:val="0"/>
      <w:marRight w:val="0"/>
      <w:marTop w:val="0"/>
      <w:marBottom w:val="0"/>
      <w:divBdr>
        <w:top w:val="none" w:sz="0" w:space="0" w:color="auto"/>
        <w:left w:val="none" w:sz="0" w:space="0" w:color="auto"/>
        <w:bottom w:val="none" w:sz="0" w:space="0" w:color="auto"/>
        <w:right w:val="none" w:sz="0" w:space="0" w:color="auto"/>
      </w:divBdr>
    </w:div>
    <w:div w:id="930239161">
      <w:bodyDiv w:val="1"/>
      <w:marLeft w:val="0"/>
      <w:marRight w:val="0"/>
      <w:marTop w:val="0"/>
      <w:marBottom w:val="0"/>
      <w:divBdr>
        <w:top w:val="none" w:sz="0" w:space="0" w:color="auto"/>
        <w:left w:val="none" w:sz="0" w:space="0" w:color="auto"/>
        <w:bottom w:val="none" w:sz="0" w:space="0" w:color="auto"/>
        <w:right w:val="none" w:sz="0" w:space="0" w:color="auto"/>
      </w:divBdr>
    </w:div>
    <w:div w:id="937566944">
      <w:bodyDiv w:val="1"/>
      <w:marLeft w:val="0"/>
      <w:marRight w:val="0"/>
      <w:marTop w:val="0"/>
      <w:marBottom w:val="0"/>
      <w:divBdr>
        <w:top w:val="none" w:sz="0" w:space="0" w:color="auto"/>
        <w:left w:val="none" w:sz="0" w:space="0" w:color="auto"/>
        <w:bottom w:val="none" w:sz="0" w:space="0" w:color="auto"/>
        <w:right w:val="none" w:sz="0" w:space="0" w:color="auto"/>
      </w:divBdr>
    </w:div>
    <w:div w:id="940524766">
      <w:bodyDiv w:val="1"/>
      <w:marLeft w:val="0"/>
      <w:marRight w:val="0"/>
      <w:marTop w:val="0"/>
      <w:marBottom w:val="0"/>
      <w:divBdr>
        <w:top w:val="none" w:sz="0" w:space="0" w:color="auto"/>
        <w:left w:val="none" w:sz="0" w:space="0" w:color="auto"/>
        <w:bottom w:val="none" w:sz="0" w:space="0" w:color="auto"/>
        <w:right w:val="none" w:sz="0" w:space="0" w:color="auto"/>
      </w:divBdr>
    </w:div>
    <w:div w:id="940718735">
      <w:bodyDiv w:val="1"/>
      <w:marLeft w:val="0"/>
      <w:marRight w:val="0"/>
      <w:marTop w:val="0"/>
      <w:marBottom w:val="0"/>
      <w:divBdr>
        <w:top w:val="none" w:sz="0" w:space="0" w:color="auto"/>
        <w:left w:val="none" w:sz="0" w:space="0" w:color="auto"/>
        <w:bottom w:val="none" w:sz="0" w:space="0" w:color="auto"/>
        <w:right w:val="none" w:sz="0" w:space="0" w:color="auto"/>
      </w:divBdr>
    </w:div>
    <w:div w:id="946035871">
      <w:bodyDiv w:val="1"/>
      <w:marLeft w:val="0"/>
      <w:marRight w:val="0"/>
      <w:marTop w:val="0"/>
      <w:marBottom w:val="0"/>
      <w:divBdr>
        <w:top w:val="none" w:sz="0" w:space="0" w:color="auto"/>
        <w:left w:val="none" w:sz="0" w:space="0" w:color="auto"/>
        <w:bottom w:val="none" w:sz="0" w:space="0" w:color="auto"/>
        <w:right w:val="none" w:sz="0" w:space="0" w:color="auto"/>
      </w:divBdr>
    </w:div>
    <w:div w:id="946621519">
      <w:bodyDiv w:val="1"/>
      <w:marLeft w:val="0"/>
      <w:marRight w:val="0"/>
      <w:marTop w:val="0"/>
      <w:marBottom w:val="0"/>
      <w:divBdr>
        <w:top w:val="none" w:sz="0" w:space="0" w:color="auto"/>
        <w:left w:val="none" w:sz="0" w:space="0" w:color="auto"/>
        <w:bottom w:val="none" w:sz="0" w:space="0" w:color="auto"/>
        <w:right w:val="none" w:sz="0" w:space="0" w:color="auto"/>
      </w:divBdr>
    </w:div>
    <w:div w:id="955406614">
      <w:bodyDiv w:val="1"/>
      <w:marLeft w:val="0"/>
      <w:marRight w:val="0"/>
      <w:marTop w:val="0"/>
      <w:marBottom w:val="0"/>
      <w:divBdr>
        <w:top w:val="none" w:sz="0" w:space="0" w:color="auto"/>
        <w:left w:val="none" w:sz="0" w:space="0" w:color="auto"/>
        <w:bottom w:val="none" w:sz="0" w:space="0" w:color="auto"/>
        <w:right w:val="none" w:sz="0" w:space="0" w:color="auto"/>
      </w:divBdr>
    </w:div>
    <w:div w:id="955595884">
      <w:bodyDiv w:val="1"/>
      <w:marLeft w:val="0"/>
      <w:marRight w:val="0"/>
      <w:marTop w:val="0"/>
      <w:marBottom w:val="0"/>
      <w:divBdr>
        <w:top w:val="none" w:sz="0" w:space="0" w:color="auto"/>
        <w:left w:val="none" w:sz="0" w:space="0" w:color="auto"/>
        <w:bottom w:val="none" w:sz="0" w:space="0" w:color="auto"/>
        <w:right w:val="none" w:sz="0" w:space="0" w:color="auto"/>
      </w:divBdr>
    </w:div>
    <w:div w:id="973096167">
      <w:bodyDiv w:val="1"/>
      <w:marLeft w:val="0"/>
      <w:marRight w:val="0"/>
      <w:marTop w:val="0"/>
      <w:marBottom w:val="0"/>
      <w:divBdr>
        <w:top w:val="none" w:sz="0" w:space="0" w:color="auto"/>
        <w:left w:val="none" w:sz="0" w:space="0" w:color="auto"/>
        <w:bottom w:val="none" w:sz="0" w:space="0" w:color="auto"/>
        <w:right w:val="none" w:sz="0" w:space="0" w:color="auto"/>
      </w:divBdr>
    </w:div>
    <w:div w:id="981929464">
      <w:bodyDiv w:val="1"/>
      <w:marLeft w:val="0"/>
      <w:marRight w:val="0"/>
      <w:marTop w:val="0"/>
      <w:marBottom w:val="0"/>
      <w:divBdr>
        <w:top w:val="none" w:sz="0" w:space="0" w:color="auto"/>
        <w:left w:val="none" w:sz="0" w:space="0" w:color="auto"/>
        <w:bottom w:val="none" w:sz="0" w:space="0" w:color="auto"/>
        <w:right w:val="none" w:sz="0" w:space="0" w:color="auto"/>
      </w:divBdr>
    </w:div>
    <w:div w:id="983895416">
      <w:bodyDiv w:val="1"/>
      <w:marLeft w:val="0"/>
      <w:marRight w:val="0"/>
      <w:marTop w:val="0"/>
      <w:marBottom w:val="0"/>
      <w:divBdr>
        <w:top w:val="none" w:sz="0" w:space="0" w:color="auto"/>
        <w:left w:val="none" w:sz="0" w:space="0" w:color="auto"/>
        <w:bottom w:val="none" w:sz="0" w:space="0" w:color="auto"/>
        <w:right w:val="none" w:sz="0" w:space="0" w:color="auto"/>
      </w:divBdr>
    </w:div>
    <w:div w:id="984774568">
      <w:bodyDiv w:val="1"/>
      <w:marLeft w:val="0"/>
      <w:marRight w:val="0"/>
      <w:marTop w:val="0"/>
      <w:marBottom w:val="0"/>
      <w:divBdr>
        <w:top w:val="none" w:sz="0" w:space="0" w:color="auto"/>
        <w:left w:val="none" w:sz="0" w:space="0" w:color="auto"/>
        <w:bottom w:val="none" w:sz="0" w:space="0" w:color="auto"/>
        <w:right w:val="none" w:sz="0" w:space="0" w:color="auto"/>
      </w:divBdr>
    </w:div>
    <w:div w:id="1001012047">
      <w:bodyDiv w:val="1"/>
      <w:marLeft w:val="0"/>
      <w:marRight w:val="0"/>
      <w:marTop w:val="0"/>
      <w:marBottom w:val="0"/>
      <w:divBdr>
        <w:top w:val="none" w:sz="0" w:space="0" w:color="auto"/>
        <w:left w:val="none" w:sz="0" w:space="0" w:color="auto"/>
        <w:bottom w:val="none" w:sz="0" w:space="0" w:color="auto"/>
        <w:right w:val="none" w:sz="0" w:space="0" w:color="auto"/>
      </w:divBdr>
    </w:div>
    <w:div w:id="1004165986">
      <w:bodyDiv w:val="1"/>
      <w:marLeft w:val="0"/>
      <w:marRight w:val="0"/>
      <w:marTop w:val="0"/>
      <w:marBottom w:val="0"/>
      <w:divBdr>
        <w:top w:val="none" w:sz="0" w:space="0" w:color="auto"/>
        <w:left w:val="none" w:sz="0" w:space="0" w:color="auto"/>
        <w:bottom w:val="none" w:sz="0" w:space="0" w:color="auto"/>
        <w:right w:val="none" w:sz="0" w:space="0" w:color="auto"/>
      </w:divBdr>
    </w:div>
    <w:div w:id="1005480048">
      <w:bodyDiv w:val="1"/>
      <w:marLeft w:val="0"/>
      <w:marRight w:val="0"/>
      <w:marTop w:val="0"/>
      <w:marBottom w:val="0"/>
      <w:divBdr>
        <w:top w:val="none" w:sz="0" w:space="0" w:color="auto"/>
        <w:left w:val="none" w:sz="0" w:space="0" w:color="auto"/>
        <w:bottom w:val="none" w:sz="0" w:space="0" w:color="auto"/>
        <w:right w:val="none" w:sz="0" w:space="0" w:color="auto"/>
      </w:divBdr>
    </w:div>
    <w:div w:id="1020397923">
      <w:bodyDiv w:val="1"/>
      <w:marLeft w:val="0"/>
      <w:marRight w:val="0"/>
      <w:marTop w:val="0"/>
      <w:marBottom w:val="0"/>
      <w:divBdr>
        <w:top w:val="none" w:sz="0" w:space="0" w:color="auto"/>
        <w:left w:val="none" w:sz="0" w:space="0" w:color="auto"/>
        <w:bottom w:val="none" w:sz="0" w:space="0" w:color="auto"/>
        <w:right w:val="none" w:sz="0" w:space="0" w:color="auto"/>
      </w:divBdr>
    </w:div>
    <w:div w:id="1022589185">
      <w:bodyDiv w:val="1"/>
      <w:marLeft w:val="0"/>
      <w:marRight w:val="0"/>
      <w:marTop w:val="0"/>
      <w:marBottom w:val="0"/>
      <w:divBdr>
        <w:top w:val="none" w:sz="0" w:space="0" w:color="auto"/>
        <w:left w:val="none" w:sz="0" w:space="0" w:color="auto"/>
        <w:bottom w:val="none" w:sz="0" w:space="0" w:color="auto"/>
        <w:right w:val="none" w:sz="0" w:space="0" w:color="auto"/>
      </w:divBdr>
    </w:div>
    <w:div w:id="1037848664">
      <w:bodyDiv w:val="1"/>
      <w:marLeft w:val="0"/>
      <w:marRight w:val="0"/>
      <w:marTop w:val="0"/>
      <w:marBottom w:val="0"/>
      <w:divBdr>
        <w:top w:val="none" w:sz="0" w:space="0" w:color="auto"/>
        <w:left w:val="none" w:sz="0" w:space="0" w:color="auto"/>
        <w:bottom w:val="none" w:sz="0" w:space="0" w:color="auto"/>
        <w:right w:val="none" w:sz="0" w:space="0" w:color="auto"/>
      </w:divBdr>
    </w:div>
    <w:div w:id="1058241746">
      <w:bodyDiv w:val="1"/>
      <w:marLeft w:val="0"/>
      <w:marRight w:val="0"/>
      <w:marTop w:val="0"/>
      <w:marBottom w:val="0"/>
      <w:divBdr>
        <w:top w:val="none" w:sz="0" w:space="0" w:color="auto"/>
        <w:left w:val="none" w:sz="0" w:space="0" w:color="auto"/>
        <w:bottom w:val="none" w:sz="0" w:space="0" w:color="auto"/>
        <w:right w:val="none" w:sz="0" w:space="0" w:color="auto"/>
      </w:divBdr>
    </w:div>
    <w:div w:id="1060321079">
      <w:bodyDiv w:val="1"/>
      <w:marLeft w:val="0"/>
      <w:marRight w:val="0"/>
      <w:marTop w:val="0"/>
      <w:marBottom w:val="0"/>
      <w:divBdr>
        <w:top w:val="none" w:sz="0" w:space="0" w:color="auto"/>
        <w:left w:val="none" w:sz="0" w:space="0" w:color="auto"/>
        <w:bottom w:val="none" w:sz="0" w:space="0" w:color="auto"/>
        <w:right w:val="none" w:sz="0" w:space="0" w:color="auto"/>
      </w:divBdr>
    </w:div>
    <w:div w:id="1069501560">
      <w:bodyDiv w:val="1"/>
      <w:marLeft w:val="0"/>
      <w:marRight w:val="0"/>
      <w:marTop w:val="0"/>
      <w:marBottom w:val="0"/>
      <w:divBdr>
        <w:top w:val="none" w:sz="0" w:space="0" w:color="auto"/>
        <w:left w:val="none" w:sz="0" w:space="0" w:color="auto"/>
        <w:bottom w:val="none" w:sz="0" w:space="0" w:color="auto"/>
        <w:right w:val="none" w:sz="0" w:space="0" w:color="auto"/>
      </w:divBdr>
    </w:div>
    <w:div w:id="1084300103">
      <w:bodyDiv w:val="1"/>
      <w:marLeft w:val="0"/>
      <w:marRight w:val="0"/>
      <w:marTop w:val="0"/>
      <w:marBottom w:val="0"/>
      <w:divBdr>
        <w:top w:val="none" w:sz="0" w:space="0" w:color="auto"/>
        <w:left w:val="none" w:sz="0" w:space="0" w:color="auto"/>
        <w:bottom w:val="none" w:sz="0" w:space="0" w:color="auto"/>
        <w:right w:val="none" w:sz="0" w:space="0" w:color="auto"/>
      </w:divBdr>
    </w:div>
    <w:div w:id="1095399406">
      <w:bodyDiv w:val="1"/>
      <w:marLeft w:val="0"/>
      <w:marRight w:val="0"/>
      <w:marTop w:val="0"/>
      <w:marBottom w:val="0"/>
      <w:divBdr>
        <w:top w:val="none" w:sz="0" w:space="0" w:color="auto"/>
        <w:left w:val="none" w:sz="0" w:space="0" w:color="auto"/>
        <w:bottom w:val="none" w:sz="0" w:space="0" w:color="auto"/>
        <w:right w:val="none" w:sz="0" w:space="0" w:color="auto"/>
      </w:divBdr>
    </w:div>
    <w:div w:id="1128010358">
      <w:bodyDiv w:val="1"/>
      <w:marLeft w:val="0"/>
      <w:marRight w:val="0"/>
      <w:marTop w:val="0"/>
      <w:marBottom w:val="0"/>
      <w:divBdr>
        <w:top w:val="none" w:sz="0" w:space="0" w:color="auto"/>
        <w:left w:val="none" w:sz="0" w:space="0" w:color="auto"/>
        <w:bottom w:val="none" w:sz="0" w:space="0" w:color="auto"/>
        <w:right w:val="none" w:sz="0" w:space="0" w:color="auto"/>
      </w:divBdr>
    </w:div>
    <w:div w:id="1132551640">
      <w:bodyDiv w:val="1"/>
      <w:marLeft w:val="0"/>
      <w:marRight w:val="0"/>
      <w:marTop w:val="0"/>
      <w:marBottom w:val="0"/>
      <w:divBdr>
        <w:top w:val="none" w:sz="0" w:space="0" w:color="auto"/>
        <w:left w:val="none" w:sz="0" w:space="0" w:color="auto"/>
        <w:bottom w:val="none" w:sz="0" w:space="0" w:color="auto"/>
        <w:right w:val="none" w:sz="0" w:space="0" w:color="auto"/>
      </w:divBdr>
    </w:div>
    <w:div w:id="1137066915">
      <w:bodyDiv w:val="1"/>
      <w:marLeft w:val="0"/>
      <w:marRight w:val="0"/>
      <w:marTop w:val="0"/>
      <w:marBottom w:val="0"/>
      <w:divBdr>
        <w:top w:val="none" w:sz="0" w:space="0" w:color="auto"/>
        <w:left w:val="none" w:sz="0" w:space="0" w:color="auto"/>
        <w:bottom w:val="none" w:sz="0" w:space="0" w:color="auto"/>
        <w:right w:val="none" w:sz="0" w:space="0" w:color="auto"/>
      </w:divBdr>
    </w:div>
    <w:div w:id="1145126914">
      <w:bodyDiv w:val="1"/>
      <w:marLeft w:val="0"/>
      <w:marRight w:val="0"/>
      <w:marTop w:val="0"/>
      <w:marBottom w:val="0"/>
      <w:divBdr>
        <w:top w:val="none" w:sz="0" w:space="0" w:color="auto"/>
        <w:left w:val="none" w:sz="0" w:space="0" w:color="auto"/>
        <w:bottom w:val="none" w:sz="0" w:space="0" w:color="auto"/>
        <w:right w:val="none" w:sz="0" w:space="0" w:color="auto"/>
      </w:divBdr>
    </w:div>
    <w:div w:id="1158233364">
      <w:bodyDiv w:val="1"/>
      <w:marLeft w:val="0"/>
      <w:marRight w:val="0"/>
      <w:marTop w:val="0"/>
      <w:marBottom w:val="0"/>
      <w:divBdr>
        <w:top w:val="none" w:sz="0" w:space="0" w:color="auto"/>
        <w:left w:val="none" w:sz="0" w:space="0" w:color="auto"/>
        <w:bottom w:val="none" w:sz="0" w:space="0" w:color="auto"/>
        <w:right w:val="none" w:sz="0" w:space="0" w:color="auto"/>
      </w:divBdr>
    </w:div>
    <w:div w:id="1159686891">
      <w:bodyDiv w:val="1"/>
      <w:marLeft w:val="0"/>
      <w:marRight w:val="0"/>
      <w:marTop w:val="0"/>
      <w:marBottom w:val="0"/>
      <w:divBdr>
        <w:top w:val="none" w:sz="0" w:space="0" w:color="auto"/>
        <w:left w:val="none" w:sz="0" w:space="0" w:color="auto"/>
        <w:bottom w:val="none" w:sz="0" w:space="0" w:color="auto"/>
        <w:right w:val="none" w:sz="0" w:space="0" w:color="auto"/>
      </w:divBdr>
    </w:div>
    <w:div w:id="1166433246">
      <w:bodyDiv w:val="1"/>
      <w:marLeft w:val="0"/>
      <w:marRight w:val="0"/>
      <w:marTop w:val="0"/>
      <w:marBottom w:val="0"/>
      <w:divBdr>
        <w:top w:val="none" w:sz="0" w:space="0" w:color="auto"/>
        <w:left w:val="none" w:sz="0" w:space="0" w:color="auto"/>
        <w:bottom w:val="none" w:sz="0" w:space="0" w:color="auto"/>
        <w:right w:val="none" w:sz="0" w:space="0" w:color="auto"/>
      </w:divBdr>
    </w:div>
    <w:div w:id="1168714861">
      <w:bodyDiv w:val="1"/>
      <w:marLeft w:val="0"/>
      <w:marRight w:val="0"/>
      <w:marTop w:val="0"/>
      <w:marBottom w:val="0"/>
      <w:divBdr>
        <w:top w:val="none" w:sz="0" w:space="0" w:color="auto"/>
        <w:left w:val="none" w:sz="0" w:space="0" w:color="auto"/>
        <w:bottom w:val="none" w:sz="0" w:space="0" w:color="auto"/>
        <w:right w:val="none" w:sz="0" w:space="0" w:color="auto"/>
      </w:divBdr>
    </w:div>
    <w:div w:id="1183280430">
      <w:bodyDiv w:val="1"/>
      <w:marLeft w:val="0"/>
      <w:marRight w:val="0"/>
      <w:marTop w:val="0"/>
      <w:marBottom w:val="0"/>
      <w:divBdr>
        <w:top w:val="none" w:sz="0" w:space="0" w:color="auto"/>
        <w:left w:val="none" w:sz="0" w:space="0" w:color="auto"/>
        <w:bottom w:val="none" w:sz="0" w:space="0" w:color="auto"/>
        <w:right w:val="none" w:sz="0" w:space="0" w:color="auto"/>
      </w:divBdr>
    </w:div>
    <w:div w:id="1189759902">
      <w:bodyDiv w:val="1"/>
      <w:marLeft w:val="0"/>
      <w:marRight w:val="0"/>
      <w:marTop w:val="0"/>
      <w:marBottom w:val="0"/>
      <w:divBdr>
        <w:top w:val="none" w:sz="0" w:space="0" w:color="auto"/>
        <w:left w:val="none" w:sz="0" w:space="0" w:color="auto"/>
        <w:bottom w:val="none" w:sz="0" w:space="0" w:color="auto"/>
        <w:right w:val="none" w:sz="0" w:space="0" w:color="auto"/>
      </w:divBdr>
    </w:div>
    <w:div w:id="1215851897">
      <w:bodyDiv w:val="1"/>
      <w:marLeft w:val="0"/>
      <w:marRight w:val="0"/>
      <w:marTop w:val="0"/>
      <w:marBottom w:val="0"/>
      <w:divBdr>
        <w:top w:val="none" w:sz="0" w:space="0" w:color="auto"/>
        <w:left w:val="none" w:sz="0" w:space="0" w:color="auto"/>
        <w:bottom w:val="none" w:sz="0" w:space="0" w:color="auto"/>
        <w:right w:val="none" w:sz="0" w:space="0" w:color="auto"/>
      </w:divBdr>
    </w:div>
    <w:div w:id="1224951856">
      <w:bodyDiv w:val="1"/>
      <w:marLeft w:val="0"/>
      <w:marRight w:val="0"/>
      <w:marTop w:val="0"/>
      <w:marBottom w:val="0"/>
      <w:divBdr>
        <w:top w:val="none" w:sz="0" w:space="0" w:color="auto"/>
        <w:left w:val="none" w:sz="0" w:space="0" w:color="auto"/>
        <w:bottom w:val="none" w:sz="0" w:space="0" w:color="auto"/>
        <w:right w:val="none" w:sz="0" w:space="0" w:color="auto"/>
      </w:divBdr>
    </w:div>
    <w:div w:id="1227915184">
      <w:bodyDiv w:val="1"/>
      <w:marLeft w:val="0"/>
      <w:marRight w:val="0"/>
      <w:marTop w:val="0"/>
      <w:marBottom w:val="0"/>
      <w:divBdr>
        <w:top w:val="none" w:sz="0" w:space="0" w:color="auto"/>
        <w:left w:val="none" w:sz="0" w:space="0" w:color="auto"/>
        <w:bottom w:val="none" w:sz="0" w:space="0" w:color="auto"/>
        <w:right w:val="none" w:sz="0" w:space="0" w:color="auto"/>
      </w:divBdr>
    </w:div>
    <w:div w:id="1232274604">
      <w:bodyDiv w:val="1"/>
      <w:marLeft w:val="0"/>
      <w:marRight w:val="0"/>
      <w:marTop w:val="0"/>
      <w:marBottom w:val="0"/>
      <w:divBdr>
        <w:top w:val="none" w:sz="0" w:space="0" w:color="auto"/>
        <w:left w:val="none" w:sz="0" w:space="0" w:color="auto"/>
        <w:bottom w:val="none" w:sz="0" w:space="0" w:color="auto"/>
        <w:right w:val="none" w:sz="0" w:space="0" w:color="auto"/>
      </w:divBdr>
    </w:div>
    <w:div w:id="1241520963">
      <w:bodyDiv w:val="1"/>
      <w:marLeft w:val="0"/>
      <w:marRight w:val="0"/>
      <w:marTop w:val="0"/>
      <w:marBottom w:val="0"/>
      <w:divBdr>
        <w:top w:val="none" w:sz="0" w:space="0" w:color="auto"/>
        <w:left w:val="none" w:sz="0" w:space="0" w:color="auto"/>
        <w:bottom w:val="none" w:sz="0" w:space="0" w:color="auto"/>
        <w:right w:val="none" w:sz="0" w:space="0" w:color="auto"/>
      </w:divBdr>
    </w:div>
    <w:div w:id="1255746711">
      <w:bodyDiv w:val="1"/>
      <w:marLeft w:val="0"/>
      <w:marRight w:val="0"/>
      <w:marTop w:val="0"/>
      <w:marBottom w:val="0"/>
      <w:divBdr>
        <w:top w:val="none" w:sz="0" w:space="0" w:color="auto"/>
        <w:left w:val="none" w:sz="0" w:space="0" w:color="auto"/>
        <w:bottom w:val="none" w:sz="0" w:space="0" w:color="auto"/>
        <w:right w:val="none" w:sz="0" w:space="0" w:color="auto"/>
      </w:divBdr>
    </w:div>
    <w:div w:id="1262372782">
      <w:bodyDiv w:val="1"/>
      <w:marLeft w:val="0"/>
      <w:marRight w:val="0"/>
      <w:marTop w:val="0"/>
      <w:marBottom w:val="0"/>
      <w:divBdr>
        <w:top w:val="none" w:sz="0" w:space="0" w:color="auto"/>
        <w:left w:val="none" w:sz="0" w:space="0" w:color="auto"/>
        <w:bottom w:val="none" w:sz="0" w:space="0" w:color="auto"/>
        <w:right w:val="none" w:sz="0" w:space="0" w:color="auto"/>
      </w:divBdr>
    </w:div>
    <w:div w:id="1267537898">
      <w:bodyDiv w:val="1"/>
      <w:marLeft w:val="0"/>
      <w:marRight w:val="0"/>
      <w:marTop w:val="0"/>
      <w:marBottom w:val="0"/>
      <w:divBdr>
        <w:top w:val="none" w:sz="0" w:space="0" w:color="auto"/>
        <w:left w:val="none" w:sz="0" w:space="0" w:color="auto"/>
        <w:bottom w:val="none" w:sz="0" w:space="0" w:color="auto"/>
        <w:right w:val="none" w:sz="0" w:space="0" w:color="auto"/>
      </w:divBdr>
    </w:div>
    <w:div w:id="1281494509">
      <w:bodyDiv w:val="1"/>
      <w:marLeft w:val="0"/>
      <w:marRight w:val="0"/>
      <w:marTop w:val="0"/>
      <w:marBottom w:val="0"/>
      <w:divBdr>
        <w:top w:val="none" w:sz="0" w:space="0" w:color="auto"/>
        <w:left w:val="none" w:sz="0" w:space="0" w:color="auto"/>
        <w:bottom w:val="none" w:sz="0" w:space="0" w:color="auto"/>
        <w:right w:val="none" w:sz="0" w:space="0" w:color="auto"/>
      </w:divBdr>
    </w:div>
    <w:div w:id="1282540385">
      <w:bodyDiv w:val="1"/>
      <w:marLeft w:val="0"/>
      <w:marRight w:val="0"/>
      <w:marTop w:val="0"/>
      <w:marBottom w:val="0"/>
      <w:divBdr>
        <w:top w:val="none" w:sz="0" w:space="0" w:color="auto"/>
        <w:left w:val="none" w:sz="0" w:space="0" w:color="auto"/>
        <w:bottom w:val="none" w:sz="0" w:space="0" w:color="auto"/>
        <w:right w:val="none" w:sz="0" w:space="0" w:color="auto"/>
      </w:divBdr>
    </w:div>
    <w:div w:id="1298216135">
      <w:bodyDiv w:val="1"/>
      <w:marLeft w:val="0"/>
      <w:marRight w:val="0"/>
      <w:marTop w:val="0"/>
      <w:marBottom w:val="0"/>
      <w:divBdr>
        <w:top w:val="none" w:sz="0" w:space="0" w:color="auto"/>
        <w:left w:val="none" w:sz="0" w:space="0" w:color="auto"/>
        <w:bottom w:val="none" w:sz="0" w:space="0" w:color="auto"/>
        <w:right w:val="none" w:sz="0" w:space="0" w:color="auto"/>
      </w:divBdr>
    </w:div>
    <w:div w:id="1308709124">
      <w:bodyDiv w:val="1"/>
      <w:marLeft w:val="0"/>
      <w:marRight w:val="0"/>
      <w:marTop w:val="0"/>
      <w:marBottom w:val="0"/>
      <w:divBdr>
        <w:top w:val="none" w:sz="0" w:space="0" w:color="auto"/>
        <w:left w:val="none" w:sz="0" w:space="0" w:color="auto"/>
        <w:bottom w:val="none" w:sz="0" w:space="0" w:color="auto"/>
        <w:right w:val="none" w:sz="0" w:space="0" w:color="auto"/>
      </w:divBdr>
    </w:div>
    <w:div w:id="1317757791">
      <w:bodyDiv w:val="1"/>
      <w:marLeft w:val="0"/>
      <w:marRight w:val="0"/>
      <w:marTop w:val="0"/>
      <w:marBottom w:val="0"/>
      <w:divBdr>
        <w:top w:val="none" w:sz="0" w:space="0" w:color="auto"/>
        <w:left w:val="none" w:sz="0" w:space="0" w:color="auto"/>
        <w:bottom w:val="none" w:sz="0" w:space="0" w:color="auto"/>
        <w:right w:val="none" w:sz="0" w:space="0" w:color="auto"/>
      </w:divBdr>
    </w:div>
    <w:div w:id="1326085742">
      <w:bodyDiv w:val="1"/>
      <w:marLeft w:val="0"/>
      <w:marRight w:val="0"/>
      <w:marTop w:val="0"/>
      <w:marBottom w:val="0"/>
      <w:divBdr>
        <w:top w:val="none" w:sz="0" w:space="0" w:color="auto"/>
        <w:left w:val="none" w:sz="0" w:space="0" w:color="auto"/>
        <w:bottom w:val="none" w:sz="0" w:space="0" w:color="auto"/>
        <w:right w:val="none" w:sz="0" w:space="0" w:color="auto"/>
      </w:divBdr>
    </w:div>
    <w:div w:id="1328707337">
      <w:bodyDiv w:val="1"/>
      <w:marLeft w:val="0"/>
      <w:marRight w:val="0"/>
      <w:marTop w:val="0"/>
      <w:marBottom w:val="0"/>
      <w:divBdr>
        <w:top w:val="none" w:sz="0" w:space="0" w:color="auto"/>
        <w:left w:val="none" w:sz="0" w:space="0" w:color="auto"/>
        <w:bottom w:val="none" w:sz="0" w:space="0" w:color="auto"/>
        <w:right w:val="none" w:sz="0" w:space="0" w:color="auto"/>
      </w:divBdr>
    </w:div>
    <w:div w:id="1340813598">
      <w:bodyDiv w:val="1"/>
      <w:marLeft w:val="0"/>
      <w:marRight w:val="0"/>
      <w:marTop w:val="0"/>
      <w:marBottom w:val="0"/>
      <w:divBdr>
        <w:top w:val="none" w:sz="0" w:space="0" w:color="auto"/>
        <w:left w:val="none" w:sz="0" w:space="0" w:color="auto"/>
        <w:bottom w:val="none" w:sz="0" w:space="0" w:color="auto"/>
        <w:right w:val="none" w:sz="0" w:space="0" w:color="auto"/>
      </w:divBdr>
    </w:div>
    <w:div w:id="1367414117">
      <w:bodyDiv w:val="1"/>
      <w:marLeft w:val="0"/>
      <w:marRight w:val="0"/>
      <w:marTop w:val="0"/>
      <w:marBottom w:val="0"/>
      <w:divBdr>
        <w:top w:val="none" w:sz="0" w:space="0" w:color="auto"/>
        <w:left w:val="none" w:sz="0" w:space="0" w:color="auto"/>
        <w:bottom w:val="none" w:sz="0" w:space="0" w:color="auto"/>
        <w:right w:val="none" w:sz="0" w:space="0" w:color="auto"/>
      </w:divBdr>
    </w:div>
    <w:div w:id="1368070234">
      <w:bodyDiv w:val="1"/>
      <w:marLeft w:val="0"/>
      <w:marRight w:val="0"/>
      <w:marTop w:val="0"/>
      <w:marBottom w:val="0"/>
      <w:divBdr>
        <w:top w:val="none" w:sz="0" w:space="0" w:color="auto"/>
        <w:left w:val="none" w:sz="0" w:space="0" w:color="auto"/>
        <w:bottom w:val="none" w:sz="0" w:space="0" w:color="auto"/>
        <w:right w:val="none" w:sz="0" w:space="0" w:color="auto"/>
      </w:divBdr>
    </w:div>
    <w:div w:id="1383598193">
      <w:bodyDiv w:val="1"/>
      <w:marLeft w:val="0"/>
      <w:marRight w:val="0"/>
      <w:marTop w:val="0"/>
      <w:marBottom w:val="0"/>
      <w:divBdr>
        <w:top w:val="none" w:sz="0" w:space="0" w:color="auto"/>
        <w:left w:val="none" w:sz="0" w:space="0" w:color="auto"/>
        <w:bottom w:val="none" w:sz="0" w:space="0" w:color="auto"/>
        <w:right w:val="none" w:sz="0" w:space="0" w:color="auto"/>
      </w:divBdr>
    </w:div>
    <w:div w:id="1384863080">
      <w:bodyDiv w:val="1"/>
      <w:marLeft w:val="0"/>
      <w:marRight w:val="0"/>
      <w:marTop w:val="0"/>
      <w:marBottom w:val="0"/>
      <w:divBdr>
        <w:top w:val="none" w:sz="0" w:space="0" w:color="auto"/>
        <w:left w:val="none" w:sz="0" w:space="0" w:color="auto"/>
        <w:bottom w:val="none" w:sz="0" w:space="0" w:color="auto"/>
        <w:right w:val="none" w:sz="0" w:space="0" w:color="auto"/>
      </w:divBdr>
    </w:div>
    <w:div w:id="1386030851">
      <w:bodyDiv w:val="1"/>
      <w:marLeft w:val="0"/>
      <w:marRight w:val="0"/>
      <w:marTop w:val="0"/>
      <w:marBottom w:val="0"/>
      <w:divBdr>
        <w:top w:val="none" w:sz="0" w:space="0" w:color="auto"/>
        <w:left w:val="none" w:sz="0" w:space="0" w:color="auto"/>
        <w:bottom w:val="none" w:sz="0" w:space="0" w:color="auto"/>
        <w:right w:val="none" w:sz="0" w:space="0" w:color="auto"/>
      </w:divBdr>
    </w:div>
    <w:div w:id="1390885537">
      <w:bodyDiv w:val="1"/>
      <w:marLeft w:val="0"/>
      <w:marRight w:val="0"/>
      <w:marTop w:val="0"/>
      <w:marBottom w:val="0"/>
      <w:divBdr>
        <w:top w:val="none" w:sz="0" w:space="0" w:color="auto"/>
        <w:left w:val="none" w:sz="0" w:space="0" w:color="auto"/>
        <w:bottom w:val="none" w:sz="0" w:space="0" w:color="auto"/>
        <w:right w:val="none" w:sz="0" w:space="0" w:color="auto"/>
      </w:divBdr>
    </w:div>
    <w:div w:id="1392344230">
      <w:bodyDiv w:val="1"/>
      <w:marLeft w:val="0"/>
      <w:marRight w:val="0"/>
      <w:marTop w:val="0"/>
      <w:marBottom w:val="0"/>
      <w:divBdr>
        <w:top w:val="none" w:sz="0" w:space="0" w:color="auto"/>
        <w:left w:val="none" w:sz="0" w:space="0" w:color="auto"/>
        <w:bottom w:val="none" w:sz="0" w:space="0" w:color="auto"/>
        <w:right w:val="none" w:sz="0" w:space="0" w:color="auto"/>
      </w:divBdr>
    </w:div>
    <w:div w:id="1398939217">
      <w:bodyDiv w:val="1"/>
      <w:marLeft w:val="0"/>
      <w:marRight w:val="0"/>
      <w:marTop w:val="0"/>
      <w:marBottom w:val="0"/>
      <w:divBdr>
        <w:top w:val="none" w:sz="0" w:space="0" w:color="auto"/>
        <w:left w:val="none" w:sz="0" w:space="0" w:color="auto"/>
        <w:bottom w:val="none" w:sz="0" w:space="0" w:color="auto"/>
        <w:right w:val="none" w:sz="0" w:space="0" w:color="auto"/>
      </w:divBdr>
    </w:div>
    <w:div w:id="1401640150">
      <w:bodyDiv w:val="1"/>
      <w:marLeft w:val="0"/>
      <w:marRight w:val="0"/>
      <w:marTop w:val="0"/>
      <w:marBottom w:val="0"/>
      <w:divBdr>
        <w:top w:val="none" w:sz="0" w:space="0" w:color="auto"/>
        <w:left w:val="none" w:sz="0" w:space="0" w:color="auto"/>
        <w:bottom w:val="none" w:sz="0" w:space="0" w:color="auto"/>
        <w:right w:val="none" w:sz="0" w:space="0" w:color="auto"/>
      </w:divBdr>
    </w:div>
    <w:div w:id="1406032847">
      <w:bodyDiv w:val="1"/>
      <w:marLeft w:val="0"/>
      <w:marRight w:val="0"/>
      <w:marTop w:val="0"/>
      <w:marBottom w:val="0"/>
      <w:divBdr>
        <w:top w:val="none" w:sz="0" w:space="0" w:color="auto"/>
        <w:left w:val="none" w:sz="0" w:space="0" w:color="auto"/>
        <w:bottom w:val="none" w:sz="0" w:space="0" w:color="auto"/>
        <w:right w:val="none" w:sz="0" w:space="0" w:color="auto"/>
      </w:divBdr>
    </w:div>
    <w:div w:id="1423985767">
      <w:bodyDiv w:val="1"/>
      <w:marLeft w:val="0"/>
      <w:marRight w:val="0"/>
      <w:marTop w:val="0"/>
      <w:marBottom w:val="0"/>
      <w:divBdr>
        <w:top w:val="none" w:sz="0" w:space="0" w:color="auto"/>
        <w:left w:val="none" w:sz="0" w:space="0" w:color="auto"/>
        <w:bottom w:val="none" w:sz="0" w:space="0" w:color="auto"/>
        <w:right w:val="none" w:sz="0" w:space="0" w:color="auto"/>
      </w:divBdr>
    </w:div>
    <w:div w:id="1456676238">
      <w:bodyDiv w:val="1"/>
      <w:marLeft w:val="0"/>
      <w:marRight w:val="0"/>
      <w:marTop w:val="0"/>
      <w:marBottom w:val="0"/>
      <w:divBdr>
        <w:top w:val="none" w:sz="0" w:space="0" w:color="auto"/>
        <w:left w:val="none" w:sz="0" w:space="0" w:color="auto"/>
        <w:bottom w:val="none" w:sz="0" w:space="0" w:color="auto"/>
        <w:right w:val="none" w:sz="0" w:space="0" w:color="auto"/>
      </w:divBdr>
    </w:div>
    <w:div w:id="1471707267">
      <w:bodyDiv w:val="1"/>
      <w:marLeft w:val="0"/>
      <w:marRight w:val="0"/>
      <w:marTop w:val="0"/>
      <w:marBottom w:val="0"/>
      <w:divBdr>
        <w:top w:val="none" w:sz="0" w:space="0" w:color="auto"/>
        <w:left w:val="none" w:sz="0" w:space="0" w:color="auto"/>
        <w:bottom w:val="none" w:sz="0" w:space="0" w:color="auto"/>
        <w:right w:val="none" w:sz="0" w:space="0" w:color="auto"/>
      </w:divBdr>
    </w:div>
    <w:div w:id="1476340588">
      <w:bodyDiv w:val="1"/>
      <w:marLeft w:val="0"/>
      <w:marRight w:val="0"/>
      <w:marTop w:val="0"/>
      <w:marBottom w:val="0"/>
      <w:divBdr>
        <w:top w:val="none" w:sz="0" w:space="0" w:color="auto"/>
        <w:left w:val="none" w:sz="0" w:space="0" w:color="auto"/>
        <w:bottom w:val="none" w:sz="0" w:space="0" w:color="auto"/>
        <w:right w:val="none" w:sz="0" w:space="0" w:color="auto"/>
      </w:divBdr>
    </w:div>
    <w:div w:id="1482193525">
      <w:bodyDiv w:val="1"/>
      <w:marLeft w:val="0"/>
      <w:marRight w:val="0"/>
      <w:marTop w:val="0"/>
      <w:marBottom w:val="0"/>
      <w:divBdr>
        <w:top w:val="none" w:sz="0" w:space="0" w:color="auto"/>
        <w:left w:val="none" w:sz="0" w:space="0" w:color="auto"/>
        <w:bottom w:val="none" w:sz="0" w:space="0" w:color="auto"/>
        <w:right w:val="none" w:sz="0" w:space="0" w:color="auto"/>
      </w:divBdr>
    </w:div>
    <w:div w:id="1488404005">
      <w:bodyDiv w:val="1"/>
      <w:marLeft w:val="0"/>
      <w:marRight w:val="0"/>
      <w:marTop w:val="0"/>
      <w:marBottom w:val="0"/>
      <w:divBdr>
        <w:top w:val="none" w:sz="0" w:space="0" w:color="auto"/>
        <w:left w:val="none" w:sz="0" w:space="0" w:color="auto"/>
        <w:bottom w:val="none" w:sz="0" w:space="0" w:color="auto"/>
        <w:right w:val="none" w:sz="0" w:space="0" w:color="auto"/>
      </w:divBdr>
    </w:div>
    <w:div w:id="1492402371">
      <w:bodyDiv w:val="1"/>
      <w:marLeft w:val="0"/>
      <w:marRight w:val="0"/>
      <w:marTop w:val="0"/>
      <w:marBottom w:val="0"/>
      <w:divBdr>
        <w:top w:val="none" w:sz="0" w:space="0" w:color="auto"/>
        <w:left w:val="none" w:sz="0" w:space="0" w:color="auto"/>
        <w:bottom w:val="none" w:sz="0" w:space="0" w:color="auto"/>
        <w:right w:val="none" w:sz="0" w:space="0" w:color="auto"/>
      </w:divBdr>
    </w:div>
    <w:div w:id="1523350587">
      <w:bodyDiv w:val="1"/>
      <w:marLeft w:val="0"/>
      <w:marRight w:val="0"/>
      <w:marTop w:val="0"/>
      <w:marBottom w:val="0"/>
      <w:divBdr>
        <w:top w:val="none" w:sz="0" w:space="0" w:color="auto"/>
        <w:left w:val="none" w:sz="0" w:space="0" w:color="auto"/>
        <w:bottom w:val="none" w:sz="0" w:space="0" w:color="auto"/>
        <w:right w:val="none" w:sz="0" w:space="0" w:color="auto"/>
      </w:divBdr>
    </w:div>
    <w:div w:id="1529564426">
      <w:bodyDiv w:val="1"/>
      <w:marLeft w:val="0"/>
      <w:marRight w:val="0"/>
      <w:marTop w:val="0"/>
      <w:marBottom w:val="0"/>
      <w:divBdr>
        <w:top w:val="none" w:sz="0" w:space="0" w:color="auto"/>
        <w:left w:val="none" w:sz="0" w:space="0" w:color="auto"/>
        <w:bottom w:val="none" w:sz="0" w:space="0" w:color="auto"/>
        <w:right w:val="none" w:sz="0" w:space="0" w:color="auto"/>
      </w:divBdr>
    </w:div>
    <w:div w:id="1534197860">
      <w:bodyDiv w:val="1"/>
      <w:marLeft w:val="0"/>
      <w:marRight w:val="0"/>
      <w:marTop w:val="0"/>
      <w:marBottom w:val="0"/>
      <w:divBdr>
        <w:top w:val="none" w:sz="0" w:space="0" w:color="auto"/>
        <w:left w:val="none" w:sz="0" w:space="0" w:color="auto"/>
        <w:bottom w:val="none" w:sz="0" w:space="0" w:color="auto"/>
        <w:right w:val="none" w:sz="0" w:space="0" w:color="auto"/>
      </w:divBdr>
    </w:div>
    <w:div w:id="1538933260">
      <w:bodyDiv w:val="1"/>
      <w:marLeft w:val="0"/>
      <w:marRight w:val="0"/>
      <w:marTop w:val="0"/>
      <w:marBottom w:val="0"/>
      <w:divBdr>
        <w:top w:val="none" w:sz="0" w:space="0" w:color="auto"/>
        <w:left w:val="none" w:sz="0" w:space="0" w:color="auto"/>
        <w:bottom w:val="none" w:sz="0" w:space="0" w:color="auto"/>
        <w:right w:val="none" w:sz="0" w:space="0" w:color="auto"/>
      </w:divBdr>
    </w:div>
    <w:div w:id="1539512542">
      <w:bodyDiv w:val="1"/>
      <w:marLeft w:val="0"/>
      <w:marRight w:val="0"/>
      <w:marTop w:val="0"/>
      <w:marBottom w:val="0"/>
      <w:divBdr>
        <w:top w:val="none" w:sz="0" w:space="0" w:color="auto"/>
        <w:left w:val="none" w:sz="0" w:space="0" w:color="auto"/>
        <w:bottom w:val="none" w:sz="0" w:space="0" w:color="auto"/>
        <w:right w:val="none" w:sz="0" w:space="0" w:color="auto"/>
      </w:divBdr>
    </w:div>
    <w:div w:id="1564681946">
      <w:bodyDiv w:val="1"/>
      <w:marLeft w:val="0"/>
      <w:marRight w:val="0"/>
      <w:marTop w:val="0"/>
      <w:marBottom w:val="0"/>
      <w:divBdr>
        <w:top w:val="none" w:sz="0" w:space="0" w:color="auto"/>
        <w:left w:val="none" w:sz="0" w:space="0" w:color="auto"/>
        <w:bottom w:val="none" w:sz="0" w:space="0" w:color="auto"/>
        <w:right w:val="none" w:sz="0" w:space="0" w:color="auto"/>
      </w:divBdr>
    </w:div>
    <w:div w:id="1570653406">
      <w:bodyDiv w:val="1"/>
      <w:marLeft w:val="0"/>
      <w:marRight w:val="0"/>
      <w:marTop w:val="0"/>
      <w:marBottom w:val="0"/>
      <w:divBdr>
        <w:top w:val="none" w:sz="0" w:space="0" w:color="auto"/>
        <w:left w:val="none" w:sz="0" w:space="0" w:color="auto"/>
        <w:bottom w:val="none" w:sz="0" w:space="0" w:color="auto"/>
        <w:right w:val="none" w:sz="0" w:space="0" w:color="auto"/>
      </w:divBdr>
    </w:div>
    <w:div w:id="1572503033">
      <w:bodyDiv w:val="1"/>
      <w:marLeft w:val="0"/>
      <w:marRight w:val="0"/>
      <w:marTop w:val="0"/>
      <w:marBottom w:val="0"/>
      <w:divBdr>
        <w:top w:val="none" w:sz="0" w:space="0" w:color="auto"/>
        <w:left w:val="none" w:sz="0" w:space="0" w:color="auto"/>
        <w:bottom w:val="none" w:sz="0" w:space="0" w:color="auto"/>
        <w:right w:val="none" w:sz="0" w:space="0" w:color="auto"/>
      </w:divBdr>
    </w:div>
    <w:div w:id="1586959760">
      <w:bodyDiv w:val="1"/>
      <w:marLeft w:val="0"/>
      <w:marRight w:val="0"/>
      <w:marTop w:val="0"/>
      <w:marBottom w:val="0"/>
      <w:divBdr>
        <w:top w:val="none" w:sz="0" w:space="0" w:color="auto"/>
        <w:left w:val="none" w:sz="0" w:space="0" w:color="auto"/>
        <w:bottom w:val="none" w:sz="0" w:space="0" w:color="auto"/>
        <w:right w:val="none" w:sz="0" w:space="0" w:color="auto"/>
      </w:divBdr>
    </w:div>
    <w:div w:id="1598637124">
      <w:bodyDiv w:val="1"/>
      <w:marLeft w:val="0"/>
      <w:marRight w:val="0"/>
      <w:marTop w:val="0"/>
      <w:marBottom w:val="0"/>
      <w:divBdr>
        <w:top w:val="none" w:sz="0" w:space="0" w:color="auto"/>
        <w:left w:val="none" w:sz="0" w:space="0" w:color="auto"/>
        <w:bottom w:val="none" w:sz="0" w:space="0" w:color="auto"/>
        <w:right w:val="none" w:sz="0" w:space="0" w:color="auto"/>
      </w:divBdr>
    </w:div>
    <w:div w:id="1605110688">
      <w:bodyDiv w:val="1"/>
      <w:marLeft w:val="0"/>
      <w:marRight w:val="0"/>
      <w:marTop w:val="0"/>
      <w:marBottom w:val="0"/>
      <w:divBdr>
        <w:top w:val="none" w:sz="0" w:space="0" w:color="auto"/>
        <w:left w:val="none" w:sz="0" w:space="0" w:color="auto"/>
        <w:bottom w:val="none" w:sz="0" w:space="0" w:color="auto"/>
        <w:right w:val="none" w:sz="0" w:space="0" w:color="auto"/>
      </w:divBdr>
    </w:div>
    <w:div w:id="1620794841">
      <w:bodyDiv w:val="1"/>
      <w:marLeft w:val="0"/>
      <w:marRight w:val="0"/>
      <w:marTop w:val="0"/>
      <w:marBottom w:val="0"/>
      <w:divBdr>
        <w:top w:val="none" w:sz="0" w:space="0" w:color="auto"/>
        <w:left w:val="none" w:sz="0" w:space="0" w:color="auto"/>
        <w:bottom w:val="none" w:sz="0" w:space="0" w:color="auto"/>
        <w:right w:val="none" w:sz="0" w:space="0" w:color="auto"/>
      </w:divBdr>
    </w:div>
    <w:div w:id="1628655781">
      <w:bodyDiv w:val="1"/>
      <w:marLeft w:val="0"/>
      <w:marRight w:val="0"/>
      <w:marTop w:val="0"/>
      <w:marBottom w:val="0"/>
      <w:divBdr>
        <w:top w:val="none" w:sz="0" w:space="0" w:color="auto"/>
        <w:left w:val="none" w:sz="0" w:space="0" w:color="auto"/>
        <w:bottom w:val="none" w:sz="0" w:space="0" w:color="auto"/>
        <w:right w:val="none" w:sz="0" w:space="0" w:color="auto"/>
      </w:divBdr>
    </w:div>
    <w:div w:id="1646860453">
      <w:bodyDiv w:val="1"/>
      <w:marLeft w:val="0"/>
      <w:marRight w:val="0"/>
      <w:marTop w:val="0"/>
      <w:marBottom w:val="0"/>
      <w:divBdr>
        <w:top w:val="none" w:sz="0" w:space="0" w:color="auto"/>
        <w:left w:val="none" w:sz="0" w:space="0" w:color="auto"/>
        <w:bottom w:val="none" w:sz="0" w:space="0" w:color="auto"/>
        <w:right w:val="none" w:sz="0" w:space="0" w:color="auto"/>
      </w:divBdr>
    </w:div>
    <w:div w:id="1653673343">
      <w:bodyDiv w:val="1"/>
      <w:marLeft w:val="0"/>
      <w:marRight w:val="0"/>
      <w:marTop w:val="0"/>
      <w:marBottom w:val="0"/>
      <w:divBdr>
        <w:top w:val="none" w:sz="0" w:space="0" w:color="auto"/>
        <w:left w:val="none" w:sz="0" w:space="0" w:color="auto"/>
        <w:bottom w:val="none" w:sz="0" w:space="0" w:color="auto"/>
        <w:right w:val="none" w:sz="0" w:space="0" w:color="auto"/>
      </w:divBdr>
    </w:div>
    <w:div w:id="1659770218">
      <w:bodyDiv w:val="1"/>
      <w:marLeft w:val="0"/>
      <w:marRight w:val="0"/>
      <w:marTop w:val="0"/>
      <w:marBottom w:val="0"/>
      <w:divBdr>
        <w:top w:val="none" w:sz="0" w:space="0" w:color="auto"/>
        <w:left w:val="none" w:sz="0" w:space="0" w:color="auto"/>
        <w:bottom w:val="none" w:sz="0" w:space="0" w:color="auto"/>
        <w:right w:val="none" w:sz="0" w:space="0" w:color="auto"/>
      </w:divBdr>
    </w:div>
    <w:div w:id="1672560592">
      <w:bodyDiv w:val="1"/>
      <w:marLeft w:val="0"/>
      <w:marRight w:val="0"/>
      <w:marTop w:val="0"/>
      <w:marBottom w:val="0"/>
      <w:divBdr>
        <w:top w:val="none" w:sz="0" w:space="0" w:color="auto"/>
        <w:left w:val="none" w:sz="0" w:space="0" w:color="auto"/>
        <w:bottom w:val="none" w:sz="0" w:space="0" w:color="auto"/>
        <w:right w:val="none" w:sz="0" w:space="0" w:color="auto"/>
      </w:divBdr>
    </w:div>
    <w:div w:id="1678117374">
      <w:bodyDiv w:val="1"/>
      <w:marLeft w:val="0"/>
      <w:marRight w:val="0"/>
      <w:marTop w:val="0"/>
      <w:marBottom w:val="0"/>
      <w:divBdr>
        <w:top w:val="none" w:sz="0" w:space="0" w:color="auto"/>
        <w:left w:val="none" w:sz="0" w:space="0" w:color="auto"/>
        <w:bottom w:val="none" w:sz="0" w:space="0" w:color="auto"/>
        <w:right w:val="none" w:sz="0" w:space="0" w:color="auto"/>
      </w:divBdr>
    </w:div>
    <w:div w:id="1680110707">
      <w:bodyDiv w:val="1"/>
      <w:marLeft w:val="0"/>
      <w:marRight w:val="0"/>
      <w:marTop w:val="0"/>
      <w:marBottom w:val="0"/>
      <w:divBdr>
        <w:top w:val="none" w:sz="0" w:space="0" w:color="auto"/>
        <w:left w:val="none" w:sz="0" w:space="0" w:color="auto"/>
        <w:bottom w:val="none" w:sz="0" w:space="0" w:color="auto"/>
        <w:right w:val="none" w:sz="0" w:space="0" w:color="auto"/>
      </w:divBdr>
    </w:div>
    <w:div w:id="1682203228">
      <w:bodyDiv w:val="1"/>
      <w:marLeft w:val="0"/>
      <w:marRight w:val="0"/>
      <w:marTop w:val="0"/>
      <w:marBottom w:val="0"/>
      <w:divBdr>
        <w:top w:val="none" w:sz="0" w:space="0" w:color="auto"/>
        <w:left w:val="none" w:sz="0" w:space="0" w:color="auto"/>
        <w:bottom w:val="none" w:sz="0" w:space="0" w:color="auto"/>
        <w:right w:val="none" w:sz="0" w:space="0" w:color="auto"/>
      </w:divBdr>
    </w:div>
    <w:div w:id="1703628377">
      <w:bodyDiv w:val="1"/>
      <w:marLeft w:val="0"/>
      <w:marRight w:val="0"/>
      <w:marTop w:val="0"/>
      <w:marBottom w:val="0"/>
      <w:divBdr>
        <w:top w:val="none" w:sz="0" w:space="0" w:color="auto"/>
        <w:left w:val="none" w:sz="0" w:space="0" w:color="auto"/>
        <w:bottom w:val="none" w:sz="0" w:space="0" w:color="auto"/>
        <w:right w:val="none" w:sz="0" w:space="0" w:color="auto"/>
      </w:divBdr>
    </w:div>
    <w:div w:id="1732727549">
      <w:bodyDiv w:val="1"/>
      <w:marLeft w:val="0"/>
      <w:marRight w:val="0"/>
      <w:marTop w:val="0"/>
      <w:marBottom w:val="0"/>
      <w:divBdr>
        <w:top w:val="none" w:sz="0" w:space="0" w:color="auto"/>
        <w:left w:val="none" w:sz="0" w:space="0" w:color="auto"/>
        <w:bottom w:val="none" w:sz="0" w:space="0" w:color="auto"/>
        <w:right w:val="none" w:sz="0" w:space="0" w:color="auto"/>
      </w:divBdr>
    </w:div>
    <w:div w:id="1738743404">
      <w:bodyDiv w:val="1"/>
      <w:marLeft w:val="0"/>
      <w:marRight w:val="0"/>
      <w:marTop w:val="0"/>
      <w:marBottom w:val="0"/>
      <w:divBdr>
        <w:top w:val="none" w:sz="0" w:space="0" w:color="auto"/>
        <w:left w:val="none" w:sz="0" w:space="0" w:color="auto"/>
        <w:bottom w:val="none" w:sz="0" w:space="0" w:color="auto"/>
        <w:right w:val="none" w:sz="0" w:space="0" w:color="auto"/>
      </w:divBdr>
    </w:div>
    <w:div w:id="1739279606">
      <w:bodyDiv w:val="1"/>
      <w:marLeft w:val="0"/>
      <w:marRight w:val="0"/>
      <w:marTop w:val="0"/>
      <w:marBottom w:val="0"/>
      <w:divBdr>
        <w:top w:val="none" w:sz="0" w:space="0" w:color="auto"/>
        <w:left w:val="none" w:sz="0" w:space="0" w:color="auto"/>
        <w:bottom w:val="none" w:sz="0" w:space="0" w:color="auto"/>
        <w:right w:val="none" w:sz="0" w:space="0" w:color="auto"/>
      </w:divBdr>
    </w:div>
    <w:div w:id="1752040623">
      <w:bodyDiv w:val="1"/>
      <w:marLeft w:val="0"/>
      <w:marRight w:val="0"/>
      <w:marTop w:val="0"/>
      <w:marBottom w:val="0"/>
      <w:divBdr>
        <w:top w:val="none" w:sz="0" w:space="0" w:color="auto"/>
        <w:left w:val="none" w:sz="0" w:space="0" w:color="auto"/>
        <w:bottom w:val="none" w:sz="0" w:space="0" w:color="auto"/>
        <w:right w:val="none" w:sz="0" w:space="0" w:color="auto"/>
      </w:divBdr>
    </w:div>
    <w:div w:id="1752198325">
      <w:bodyDiv w:val="1"/>
      <w:marLeft w:val="0"/>
      <w:marRight w:val="0"/>
      <w:marTop w:val="0"/>
      <w:marBottom w:val="0"/>
      <w:divBdr>
        <w:top w:val="none" w:sz="0" w:space="0" w:color="auto"/>
        <w:left w:val="none" w:sz="0" w:space="0" w:color="auto"/>
        <w:bottom w:val="none" w:sz="0" w:space="0" w:color="auto"/>
        <w:right w:val="none" w:sz="0" w:space="0" w:color="auto"/>
      </w:divBdr>
    </w:div>
    <w:div w:id="1760178839">
      <w:bodyDiv w:val="1"/>
      <w:marLeft w:val="0"/>
      <w:marRight w:val="0"/>
      <w:marTop w:val="0"/>
      <w:marBottom w:val="0"/>
      <w:divBdr>
        <w:top w:val="none" w:sz="0" w:space="0" w:color="auto"/>
        <w:left w:val="none" w:sz="0" w:space="0" w:color="auto"/>
        <w:bottom w:val="none" w:sz="0" w:space="0" w:color="auto"/>
        <w:right w:val="none" w:sz="0" w:space="0" w:color="auto"/>
      </w:divBdr>
    </w:div>
    <w:div w:id="1765957141">
      <w:bodyDiv w:val="1"/>
      <w:marLeft w:val="0"/>
      <w:marRight w:val="0"/>
      <w:marTop w:val="0"/>
      <w:marBottom w:val="0"/>
      <w:divBdr>
        <w:top w:val="none" w:sz="0" w:space="0" w:color="auto"/>
        <w:left w:val="none" w:sz="0" w:space="0" w:color="auto"/>
        <w:bottom w:val="none" w:sz="0" w:space="0" w:color="auto"/>
        <w:right w:val="none" w:sz="0" w:space="0" w:color="auto"/>
      </w:divBdr>
    </w:div>
    <w:div w:id="1773166009">
      <w:bodyDiv w:val="1"/>
      <w:marLeft w:val="0"/>
      <w:marRight w:val="0"/>
      <w:marTop w:val="0"/>
      <w:marBottom w:val="0"/>
      <w:divBdr>
        <w:top w:val="none" w:sz="0" w:space="0" w:color="auto"/>
        <w:left w:val="none" w:sz="0" w:space="0" w:color="auto"/>
        <w:bottom w:val="none" w:sz="0" w:space="0" w:color="auto"/>
        <w:right w:val="none" w:sz="0" w:space="0" w:color="auto"/>
      </w:divBdr>
    </w:div>
    <w:div w:id="1778719233">
      <w:bodyDiv w:val="1"/>
      <w:marLeft w:val="0"/>
      <w:marRight w:val="0"/>
      <w:marTop w:val="0"/>
      <w:marBottom w:val="0"/>
      <w:divBdr>
        <w:top w:val="none" w:sz="0" w:space="0" w:color="auto"/>
        <w:left w:val="none" w:sz="0" w:space="0" w:color="auto"/>
        <w:bottom w:val="none" w:sz="0" w:space="0" w:color="auto"/>
        <w:right w:val="none" w:sz="0" w:space="0" w:color="auto"/>
      </w:divBdr>
    </w:div>
    <w:div w:id="1782843966">
      <w:bodyDiv w:val="1"/>
      <w:marLeft w:val="0"/>
      <w:marRight w:val="0"/>
      <w:marTop w:val="0"/>
      <w:marBottom w:val="0"/>
      <w:divBdr>
        <w:top w:val="none" w:sz="0" w:space="0" w:color="auto"/>
        <w:left w:val="none" w:sz="0" w:space="0" w:color="auto"/>
        <w:bottom w:val="none" w:sz="0" w:space="0" w:color="auto"/>
        <w:right w:val="none" w:sz="0" w:space="0" w:color="auto"/>
      </w:divBdr>
    </w:div>
    <w:div w:id="1783917749">
      <w:bodyDiv w:val="1"/>
      <w:marLeft w:val="0"/>
      <w:marRight w:val="0"/>
      <w:marTop w:val="0"/>
      <w:marBottom w:val="0"/>
      <w:divBdr>
        <w:top w:val="none" w:sz="0" w:space="0" w:color="auto"/>
        <w:left w:val="none" w:sz="0" w:space="0" w:color="auto"/>
        <w:bottom w:val="none" w:sz="0" w:space="0" w:color="auto"/>
        <w:right w:val="none" w:sz="0" w:space="0" w:color="auto"/>
      </w:divBdr>
    </w:div>
    <w:div w:id="1790973365">
      <w:bodyDiv w:val="1"/>
      <w:marLeft w:val="0"/>
      <w:marRight w:val="0"/>
      <w:marTop w:val="0"/>
      <w:marBottom w:val="0"/>
      <w:divBdr>
        <w:top w:val="none" w:sz="0" w:space="0" w:color="auto"/>
        <w:left w:val="none" w:sz="0" w:space="0" w:color="auto"/>
        <w:bottom w:val="none" w:sz="0" w:space="0" w:color="auto"/>
        <w:right w:val="none" w:sz="0" w:space="0" w:color="auto"/>
      </w:divBdr>
    </w:div>
    <w:div w:id="1808934142">
      <w:bodyDiv w:val="1"/>
      <w:marLeft w:val="0"/>
      <w:marRight w:val="0"/>
      <w:marTop w:val="0"/>
      <w:marBottom w:val="0"/>
      <w:divBdr>
        <w:top w:val="none" w:sz="0" w:space="0" w:color="auto"/>
        <w:left w:val="none" w:sz="0" w:space="0" w:color="auto"/>
        <w:bottom w:val="none" w:sz="0" w:space="0" w:color="auto"/>
        <w:right w:val="none" w:sz="0" w:space="0" w:color="auto"/>
      </w:divBdr>
    </w:div>
    <w:div w:id="1813518633">
      <w:bodyDiv w:val="1"/>
      <w:marLeft w:val="0"/>
      <w:marRight w:val="0"/>
      <w:marTop w:val="0"/>
      <w:marBottom w:val="0"/>
      <w:divBdr>
        <w:top w:val="none" w:sz="0" w:space="0" w:color="auto"/>
        <w:left w:val="none" w:sz="0" w:space="0" w:color="auto"/>
        <w:bottom w:val="none" w:sz="0" w:space="0" w:color="auto"/>
        <w:right w:val="none" w:sz="0" w:space="0" w:color="auto"/>
      </w:divBdr>
    </w:div>
    <w:div w:id="1828738883">
      <w:bodyDiv w:val="1"/>
      <w:marLeft w:val="0"/>
      <w:marRight w:val="0"/>
      <w:marTop w:val="0"/>
      <w:marBottom w:val="0"/>
      <w:divBdr>
        <w:top w:val="none" w:sz="0" w:space="0" w:color="auto"/>
        <w:left w:val="none" w:sz="0" w:space="0" w:color="auto"/>
        <w:bottom w:val="none" w:sz="0" w:space="0" w:color="auto"/>
        <w:right w:val="none" w:sz="0" w:space="0" w:color="auto"/>
      </w:divBdr>
    </w:div>
    <w:div w:id="1832330061">
      <w:bodyDiv w:val="1"/>
      <w:marLeft w:val="0"/>
      <w:marRight w:val="0"/>
      <w:marTop w:val="0"/>
      <w:marBottom w:val="0"/>
      <w:divBdr>
        <w:top w:val="none" w:sz="0" w:space="0" w:color="auto"/>
        <w:left w:val="none" w:sz="0" w:space="0" w:color="auto"/>
        <w:bottom w:val="none" w:sz="0" w:space="0" w:color="auto"/>
        <w:right w:val="none" w:sz="0" w:space="0" w:color="auto"/>
      </w:divBdr>
    </w:div>
    <w:div w:id="1839496384">
      <w:bodyDiv w:val="1"/>
      <w:marLeft w:val="0"/>
      <w:marRight w:val="0"/>
      <w:marTop w:val="0"/>
      <w:marBottom w:val="0"/>
      <w:divBdr>
        <w:top w:val="none" w:sz="0" w:space="0" w:color="auto"/>
        <w:left w:val="none" w:sz="0" w:space="0" w:color="auto"/>
        <w:bottom w:val="none" w:sz="0" w:space="0" w:color="auto"/>
        <w:right w:val="none" w:sz="0" w:space="0" w:color="auto"/>
      </w:divBdr>
    </w:div>
    <w:div w:id="1846554313">
      <w:bodyDiv w:val="1"/>
      <w:marLeft w:val="0"/>
      <w:marRight w:val="0"/>
      <w:marTop w:val="0"/>
      <w:marBottom w:val="0"/>
      <w:divBdr>
        <w:top w:val="none" w:sz="0" w:space="0" w:color="auto"/>
        <w:left w:val="none" w:sz="0" w:space="0" w:color="auto"/>
        <w:bottom w:val="none" w:sz="0" w:space="0" w:color="auto"/>
        <w:right w:val="none" w:sz="0" w:space="0" w:color="auto"/>
      </w:divBdr>
    </w:div>
    <w:div w:id="1865825448">
      <w:bodyDiv w:val="1"/>
      <w:marLeft w:val="0"/>
      <w:marRight w:val="0"/>
      <w:marTop w:val="0"/>
      <w:marBottom w:val="0"/>
      <w:divBdr>
        <w:top w:val="none" w:sz="0" w:space="0" w:color="auto"/>
        <w:left w:val="none" w:sz="0" w:space="0" w:color="auto"/>
        <w:bottom w:val="none" w:sz="0" w:space="0" w:color="auto"/>
        <w:right w:val="none" w:sz="0" w:space="0" w:color="auto"/>
      </w:divBdr>
    </w:div>
    <w:div w:id="1866214010">
      <w:bodyDiv w:val="1"/>
      <w:marLeft w:val="0"/>
      <w:marRight w:val="0"/>
      <w:marTop w:val="0"/>
      <w:marBottom w:val="0"/>
      <w:divBdr>
        <w:top w:val="none" w:sz="0" w:space="0" w:color="auto"/>
        <w:left w:val="none" w:sz="0" w:space="0" w:color="auto"/>
        <w:bottom w:val="none" w:sz="0" w:space="0" w:color="auto"/>
        <w:right w:val="none" w:sz="0" w:space="0" w:color="auto"/>
      </w:divBdr>
    </w:div>
    <w:div w:id="1868443377">
      <w:bodyDiv w:val="1"/>
      <w:marLeft w:val="0"/>
      <w:marRight w:val="0"/>
      <w:marTop w:val="0"/>
      <w:marBottom w:val="0"/>
      <w:divBdr>
        <w:top w:val="none" w:sz="0" w:space="0" w:color="auto"/>
        <w:left w:val="none" w:sz="0" w:space="0" w:color="auto"/>
        <w:bottom w:val="none" w:sz="0" w:space="0" w:color="auto"/>
        <w:right w:val="none" w:sz="0" w:space="0" w:color="auto"/>
      </w:divBdr>
    </w:div>
    <w:div w:id="1871920092">
      <w:bodyDiv w:val="1"/>
      <w:marLeft w:val="0"/>
      <w:marRight w:val="0"/>
      <w:marTop w:val="0"/>
      <w:marBottom w:val="0"/>
      <w:divBdr>
        <w:top w:val="none" w:sz="0" w:space="0" w:color="auto"/>
        <w:left w:val="none" w:sz="0" w:space="0" w:color="auto"/>
        <w:bottom w:val="none" w:sz="0" w:space="0" w:color="auto"/>
        <w:right w:val="none" w:sz="0" w:space="0" w:color="auto"/>
      </w:divBdr>
    </w:div>
    <w:div w:id="1875803032">
      <w:bodyDiv w:val="1"/>
      <w:marLeft w:val="0"/>
      <w:marRight w:val="0"/>
      <w:marTop w:val="0"/>
      <w:marBottom w:val="0"/>
      <w:divBdr>
        <w:top w:val="none" w:sz="0" w:space="0" w:color="auto"/>
        <w:left w:val="none" w:sz="0" w:space="0" w:color="auto"/>
        <w:bottom w:val="none" w:sz="0" w:space="0" w:color="auto"/>
        <w:right w:val="none" w:sz="0" w:space="0" w:color="auto"/>
      </w:divBdr>
    </w:div>
    <w:div w:id="1877160793">
      <w:bodyDiv w:val="1"/>
      <w:marLeft w:val="0"/>
      <w:marRight w:val="0"/>
      <w:marTop w:val="0"/>
      <w:marBottom w:val="0"/>
      <w:divBdr>
        <w:top w:val="none" w:sz="0" w:space="0" w:color="auto"/>
        <w:left w:val="none" w:sz="0" w:space="0" w:color="auto"/>
        <w:bottom w:val="none" w:sz="0" w:space="0" w:color="auto"/>
        <w:right w:val="none" w:sz="0" w:space="0" w:color="auto"/>
      </w:divBdr>
    </w:div>
    <w:div w:id="1892767098">
      <w:bodyDiv w:val="1"/>
      <w:marLeft w:val="0"/>
      <w:marRight w:val="0"/>
      <w:marTop w:val="0"/>
      <w:marBottom w:val="0"/>
      <w:divBdr>
        <w:top w:val="none" w:sz="0" w:space="0" w:color="auto"/>
        <w:left w:val="none" w:sz="0" w:space="0" w:color="auto"/>
        <w:bottom w:val="none" w:sz="0" w:space="0" w:color="auto"/>
        <w:right w:val="none" w:sz="0" w:space="0" w:color="auto"/>
      </w:divBdr>
    </w:div>
    <w:div w:id="1900021271">
      <w:bodyDiv w:val="1"/>
      <w:marLeft w:val="0"/>
      <w:marRight w:val="0"/>
      <w:marTop w:val="0"/>
      <w:marBottom w:val="0"/>
      <w:divBdr>
        <w:top w:val="none" w:sz="0" w:space="0" w:color="auto"/>
        <w:left w:val="none" w:sz="0" w:space="0" w:color="auto"/>
        <w:bottom w:val="none" w:sz="0" w:space="0" w:color="auto"/>
        <w:right w:val="none" w:sz="0" w:space="0" w:color="auto"/>
      </w:divBdr>
    </w:div>
    <w:div w:id="1924021635">
      <w:bodyDiv w:val="1"/>
      <w:marLeft w:val="0"/>
      <w:marRight w:val="0"/>
      <w:marTop w:val="0"/>
      <w:marBottom w:val="0"/>
      <w:divBdr>
        <w:top w:val="none" w:sz="0" w:space="0" w:color="auto"/>
        <w:left w:val="none" w:sz="0" w:space="0" w:color="auto"/>
        <w:bottom w:val="none" w:sz="0" w:space="0" w:color="auto"/>
        <w:right w:val="none" w:sz="0" w:space="0" w:color="auto"/>
      </w:divBdr>
    </w:div>
    <w:div w:id="1930384440">
      <w:bodyDiv w:val="1"/>
      <w:marLeft w:val="0"/>
      <w:marRight w:val="0"/>
      <w:marTop w:val="0"/>
      <w:marBottom w:val="0"/>
      <w:divBdr>
        <w:top w:val="none" w:sz="0" w:space="0" w:color="auto"/>
        <w:left w:val="none" w:sz="0" w:space="0" w:color="auto"/>
        <w:bottom w:val="none" w:sz="0" w:space="0" w:color="auto"/>
        <w:right w:val="none" w:sz="0" w:space="0" w:color="auto"/>
      </w:divBdr>
    </w:div>
    <w:div w:id="1940874332">
      <w:bodyDiv w:val="1"/>
      <w:marLeft w:val="0"/>
      <w:marRight w:val="0"/>
      <w:marTop w:val="0"/>
      <w:marBottom w:val="0"/>
      <w:divBdr>
        <w:top w:val="none" w:sz="0" w:space="0" w:color="auto"/>
        <w:left w:val="none" w:sz="0" w:space="0" w:color="auto"/>
        <w:bottom w:val="none" w:sz="0" w:space="0" w:color="auto"/>
        <w:right w:val="none" w:sz="0" w:space="0" w:color="auto"/>
      </w:divBdr>
    </w:div>
    <w:div w:id="1943798222">
      <w:bodyDiv w:val="1"/>
      <w:marLeft w:val="0"/>
      <w:marRight w:val="0"/>
      <w:marTop w:val="0"/>
      <w:marBottom w:val="0"/>
      <w:divBdr>
        <w:top w:val="none" w:sz="0" w:space="0" w:color="auto"/>
        <w:left w:val="none" w:sz="0" w:space="0" w:color="auto"/>
        <w:bottom w:val="none" w:sz="0" w:space="0" w:color="auto"/>
        <w:right w:val="none" w:sz="0" w:space="0" w:color="auto"/>
      </w:divBdr>
    </w:div>
    <w:div w:id="1950312330">
      <w:bodyDiv w:val="1"/>
      <w:marLeft w:val="0"/>
      <w:marRight w:val="0"/>
      <w:marTop w:val="0"/>
      <w:marBottom w:val="0"/>
      <w:divBdr>
        <w:top w:val="none" w:sz="0" w:space="0" w:color="auto"/>
        <w:left w:val="none" w:sz="0" w:space="0" w:color="auto"/>
        <w:bottom w:val="none" w:sz="0" w:space="0" w:color="auto"/>
        <w:right w:val="none" w:sz="0" w:space="0" w:color="auto"/>
      </w:divBdr>
    </w:div>
    <w:div w:id="1958951406">
      <w:bodyDiv w:val="1"/>
      <w:marLeft w:val="0"/>
      <w:marRight w:val="0"/>
      <w:marTop w:val="0"/>
      <w:marBottom w:val="0"/>
      <w:divBdr>
        <w:top w:val="none" w:sz="0" w:space="0" w:color="auto"/>
        <w:left w:val="none" w:sz="0" w:space="0" w:color="auto"/>
        <w:bottom w:val="none" w:sz="0" w:space="0" w:color="auto"/>
        <w:right w:val="none" w:sz="0" w:space="0" w:color="auto"/>
      </w:divBdr>
    </w:div>
    <w:div w:id="1961524495">
      <w:bodyDiv w:val="1"/>
      <w:marLeft w:val="0"/>
      <w:marRight w:val="0"/>
      <w:marTop w:val="0"/>
      <w:marBottom w:val="0"/>
      <w:divBdr>
        <w:top w:val="none" w:sz="0" w:space="0" w:color="auto"/>
        <w:left w:val="none" w:sz="0" w:space="0" w:color="auto"/>
        <w:bottom w:val="none" w:sz="0" w:space="0" w:color="auto"/>
        <w:right w:val="none" w:sz="0" w:space="0" w:color="auto"/>
      </w:divBdr>
    </w:div>
    <w:div w:id="1962302336">
      <w:bodyDiv w:val="1"/>
      <w:marLeft w:val="0"/>
      <w:marRight w:val="0"/>
      <w:marTop w:val="0"/>
      <w:marBottom w:val="0"/>
      <w:divBdr>
        <w:top w:val="none" w:sz="0" w:space="0" w:color="auto"/>
        <w:left w:val="none" w:sz="0" w:space="0" w:color="auto"/>
        <w:bottom w:val="none" w:sz="0" w:space="0" w:color="auto"/>
        <w:right w:val="none" w:sz="0" w:space="0" w:color="auto"/>
      </w:divBdr>
    </w:div>
    <w:div w:id="1963655359">
      <w:bodyDiv w:val="1"/>
      <w:marLeft w:val="0"/>
      <w:marRight w:val="0"/>
      <w:marTop w:val="0"/>
      <w:marBottom w:val="0"/>
      <w:divBdr>
        <w:top w:val="none" w:sz="0" w:space="0" w:color="auto"/>
        <w:left w:val="none" w:sz="0" w:space="0" w:color="auto"/>
        <w:bottom w:val="none" w:sz="0" w:space="0" w:color="auto"/>
        <w:right w:val="none" w:sz="0" w:space="0" w:color="auto"/>
      </w:divBdr>
    </w:div>
    <w:div w:id="1974561279">
      <w:bodyDiv w:val="1"/>
      <w:marLeft w:val="0"/>
      <w:marRight w:val="0"/>
      <w:marTop w:val="0"/>
      <w:marBottom w:val="0"/>
      <w:divBdr>
        <w:top w:val="none" w:sz="0" w:space="0" w:color="auto"/>
        <w:left w:val="none" w:sz="0" w:space="0" w:color="auto"/>
        <w:bottom w:val="none" w:sz="0" w:space="0" w:color="auto"/>
        <w:right w:val="none" w:sz="0" w:space="0" w:color="auto"/>
      </w:divBdr>
    </w:div>
    <w:div w:id="1983535136">
      <w:bodyDiv w:val="1"/>
      <w:marLeft w:val="0"/>
      <w:marRight w:val="0"/>
      <w:marTop w:val="0"/>
      <w:marBottom w:val="0"/>
      <w:divBdr>
        <w:top w:val="none" w:sz="0" w:space="0" w:color="auto"/>
        <w:left w:val="none" w:sz="0" w:space="0" w:color="auto"/>
        <w:bottom w:val="none" w:sz="0" w:space="0" w:color="auto"/>
        <w:right w:val="none" w:sz="0" w:space="0" w:color="auto"/>
      </w:divBdr>
    </w:div>
    <w:div w:id="1997411730">
      <w:bodyDiv w:val="1"/>
      <w:marLeft w:val="0"/>
      <w:marRight w:val="0"/>
      <w:marTop w:val="0"/>
      <w:marBottom w:val="0"/>
      <w:divBdr>
        <w:top w:val="none" w:sz="0" w:space="0" w:color="auto"/>
        <w:left w:val="none" w:sz="0" w:space="0" w:color="auto"/>
        <w:bottom w:val="none" w:sz="0" w:space="0" w:color="auto"/>
        <w:right w:val="none" w:sz="0" w:space="0" w:color="auto"/>
      </w:divBdr>
    </w:div>
    <w:div w:id="2000378164">
      <w:bodyDiv w:val="1"/>
      <w:marLeft w:val="0"/>
      <w:marRight w:val="0"/>
      <w:marTop w:val="0"/>
      <w:marBottom w:val="0"/>
      <w:divBdr>
        <w:top w:val="none" w:sz="0" w:space="0" w:color="auto"/>
        <w:left w:val="none" w:sz="0" w:space="0" w:color="auto"/>
        <w:bottom w:val="none" w:sz="0" w:space="0" w:color="auto"/>
        <w:right w:val="none" w:sz="0" w:space="0" w:color="auto"/>
      </w:divBdr>
    </w:div>
    <w:div w:id="2031223811">
      <w:bodyDiv w:val="1"/>
      <w:marLeft w:val="0"/>
      <w:marRight w:val="0"/>
      <w:marTop w:val="0"/>
      <w:marBottom w:val="0"/>
      <w:divBdr>
        <w:top w:val="none" w:sz="0" w:space="0" w:color="auto"/>
        <w:left w:val="none" w:sz="0" w:space="0" w:color="auto"/>
        <w:bottom w:val="none" w:sz="0" w:space="0" w:color="auto"/>
        <w:right w:val="none" w:sz="0" w:space="0" w:color="auto"/>
      </w:divBdr>
    </w:div>
    <w:div w:id="2040547862">
      <w:bodyDiv w:val="1"/>
      <w:marLeft w:val="0"/>
      <w:marRight w:val="0"/>
      <w:marTop w:val="0"/>
      <w:marBottom w:val="0"/>
      <w:divBdr>
        <w:top w:val="none" w:sz="0" w:space="0" w:color="auto"/>
        <w:left w:val="none" w:sz="0" w:space="0" w:color="auto"/>
        <w:bottom w:val="none" w:sz="0" w:space="0" w:color="auto"/>
        <w:right w:val="none" w:sz="0" w:space="0" w:color="auto"/>
      </w:divBdr>
    </w:div>
    <w:div w:id="2042970533">
      <w:bodyDiv w:val="1"/>
      <w:marLeft w:val="0"/>
      <w:marRight w:val="0"/>
      <w:marTop w:val="0"/>
      <w:marBottom w:val="0"/>
      <w:divBdr>
        <w:top w:val="none" w:sz="0" w:space="0" w:color="auto"/>
        <w:left w:val="none" w:sz="0" w:space="0" w:color="auto"/>
        <w:bottom w:val="none" w:sz="0" w:space="0" w:color="auto"/>
        <w:right w:val="none" w:sz="0" w:space="0" w:color="auto"/>
      </w:divBdr>
    </w:div>
    <w:div w:id="2062552805">
      <w:bodyDiv w:val="1"/>
      <w:marLeft w:val="0"/>
      <w:marRight w:val="0"/>
      <w:marTop w:val="0"/>
      <w:marBottom w:val="0"/>
      <w:divBdr>
        <w:top w:val="none" w:sz="0" w:space="0" w:color="auto"/>
        <w:left w:val="none" w:sz="0" w:space="0" w:color="auto"/>
        <w:bottom w:val="none" w:sz="0" w:space="0" w:color="auto"/>
        <w:right w:val="none" w:sz="0" w:space="0" w:color="auto"/>
      </w:divBdr>
    </w:div>
    <w:div w:id="2107382877">
      <w:bodyDiv w:val="1"/>
      <w:marLeft w:val="0"/>
      <w:marRight w:val="0"/>
      <w:marTop w:val="0"/>
      <w:marBottom w:val="0"/>
      <w:divBdr>
        <w:top w:val="none" w:sz="0" w:space="0" w:color="auto"/>
        <w:left w:val="none" w:sz="0" w:space="0" w:color="auto"/>
        <w:bottom w:val="none" w:sz="0" w:space="0" w:color="auto"/>
        <w:right w:val="none" w:sz="0" w:space="0" w:color="auto"/>
      </w:divBdr>
    </w:div>
    <w:div w:id="2113209857">
      <w:bodyDiv w:val="1"/>
      <w:marLeft w:val="0"/>
      <w:marRight w:val="0"/>
      <w:marTop w:val="0"/>
      <w:marBottom w:val="0"/>
      <w:divBdr>
        <w:top w:val="none" w:sz="0" w:space="0" w:color="auto"/>
        <w:left w:val="none" w:sz="0" w:space="0" w:color="auto"/>
        <w:bottom w:val="none" w:sz="0" w:space="0" w:color="auto"/>
        <w:right w:val="none" w:sz="0" w:space="0" w:color="auto"/>
      </w:divBdr>
    </w:div>
    <w:div w:id="2117359986">
      <w:bodyDiv w:val="1"/>
      <w:marLeft w:val="0"/>
      <w:marRight w:val="0"/>
      <w:marTop w:val="0"/>
      <w:marBottom w:val="0"/>
      <w:divBdr>
        <w:top w:val="none" w:sz="0" w:space="0" w:color="auto"/>
        <w:left w:val="none" w:sz="0" w:space="0" w:color="auto"/>
        <w:bottom w:val="none" w:sz="0" w:space="0" w:color="auto"/>
        <w:right w:val="none" w:sz="0" w:space="0" w:color="auto"/>
      </w:divBdr>
    </w:div>
    <w:div w:id="2130079123">
      <w:bodyDiv w:val="1"/>
      <w:marLeft w:val="0"/>
      <w:marRight w:val="0"/>
      <w:marTop w:val="0"/>
      <w:marBottom w:val="0"/>
      <w:divBdr>
        <w:top w:val="none" w:sz="0" w:space="0" w:color="auto"/>
        <w:left w:val="none" w:sz="0" w:space="0" w:color="auto"/>
        <w:bottom w:val="none" w:sz="0" w:space="0" w:color="auto"/>
        <w:right w:val="none" w:sz="0" w:space="0" w:color="auto"/>
      </w:divBdr>
    </w:div>
    <w:div w:id="2142185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diagramQuickStyle" Target="diagrams/quickStyle1.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localhost:8000/admin" TargetMode="External"/><Relationship Id="rId49" Type="http://schemas.openxmlformats.org/officeDocument/2006/relationships/footer" Target="footer2.xm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footer" Target="footer1.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diagramLayout" Target="diagrams/layout1.xml"/><Relationship Id="rId33" Type="http://schemas.openxmlformats.org/officeDocument/2006/relationships/chart" Target="charts/chart3.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1.png"/><Relationship Id="rId20" Type="http://schemas.microsoft.com/office/2007/relationships/diagramDrawing" Target="diagrams/drawing1.xm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Éves infláció</c:v>
                </c:pt>
              </c:strCache>
            </c:strRef>
          </c:tx>
          <c:spPr>
            <a:solidFill>
              <a:schemeClr val="accent1"/>
            </a:solidFill>
            <a:ln>
              <a:noFill/>
            </a:ln>
            <a:effectLst/>
          </c:spPr>
          <c:invertIfNegative val="0"/>
          <c:cat>
            <c:numRef>
              <c:f>Munka1!$A$2:$A$4</c:f>
              <c:numCache>
                <c:formatCode>General</c:formatCode>
                <c:ptCount val="3"/>
                <c:pt idx="0">
                  <c:v>2022</c:v>
                </c:pt>
                <c:pt idx="1">
                  <c:v>2023</c:v>
                </c:pt>
                <c:pt idx="2">
                  <c:v>2024</c:v>
                </c:pt>
              </c:numCache>
            </c:numRef>
          </c:cat>
          <c:val>
            <c:numRef>
              <c:f>Munka1!$B$2:$B$4</c:f>
              <c:numCache>
                <c:formatCode>General</c:formatCode>
                <c:ptCount val="3"/>
                <c:pt idx="0" formatCode="0.00">
                  <c:v>14.5</c:v>
                </c:pt>
                <c:pt idx="1">
                  <c:v>17.600000000000001</c:v>
                </c:pt>
                <c:pt idx="2">
                  <c:v>3.7</c:v>
                </c:pt>
              </c:numCache>
            </c:numRef>
          </c:val>
          <c:extLst>
            <c:ext xmlns:c16="http://schemas.microsoft.com/office/drawing/2014/chart" uri="{C3380CC4-5D6E-409C-BE32-E72D297353CC}">
              <c16:uniqueId val="{00000000-2B59-4721-8290-7F3D9E785191}"/>
            </c:ext>
          </c:extLst>
        </c:ser>
        <c:dLbls>
          <c:showLegendKey val="0"/>
          <c:showVal val="0"/>
          <c:showCatName val="0"/>
          <c:showSerName val="0"/>
          <c:showPercent val="0"/>
          <c:showBubbleSize val="0"/>
        </c:dLbls>
        <c:gapWidth val="219"/>
        <c:overlap val="-27"/>
        <c:axId val="764726224"/>
        <c:axId val="891843968"/>
      </c:barChart>
      <c:catAx>
        <c:axId val="76472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1843968"/>
        <c:crosses val="autoZero"/>
        <c:auto val="1"/>
        <c:lblAlgn val="ctr"/>
        <c:lblOffset val="100"/>
        <c:noMultiLvlLbl val="0"/>
      </c:catAx>
      <c:valAx>
        <c:axId val="8918439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64726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Létező megoldások összehasonlítása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radarChart>
        <c:radarStyle val="marker"/>
        <c:varyColors val="0"/>
        <c:ser>
          <c:idx val="0"/>
          <c:order val="0"/>
          <c:tx>
            <c:strRef>
              <c:f>Munka1!$B$1</c:f>
              <c:strCache>
                <c:ptCount val="1"/>
                <c:pt idx="0">
                  <c:v>SAP Business One</c:v>
                </c:pt>
              </c:strCache>
            </c:strRef>
          </c:tx>
          <c:spPr>
            <a:ln w="28575" cap="rnd">
              <a:solidFill>
                <a:schemeClr val="accent1"/>
              </a:solidFill>
              <a:round/>
            </a:ln>
            <a:effectLst/>
          </c:spPr>
          <c:marker>
            <c:symbol val="none"/>
          </c:marker>
          <c:cat>
            <c:strRef>
              <c:f>Munka1!$A$2:$A$6</c:f>
              <c:strCache>
                <c:ptCount val="5"/>
                <c:pt idx="0">
                  <c:v>Alapvető funkcionalitás</c:v>
                </c:pt>
                <c:pt idx="1">
                  <c:v>Emberi erőforrás management</c:v>
                </c:pt>
                <c:pt idx="2">
                  <c:v>Termék utókövetés</c:v>
                </c:pt>
                <c:pt idx="3">
                  <c:v>Beszerzés támogatás</c:v>
                </c:pt>
                <c:pt idx="4">
                  <c:v>Becsült költség</c:v>
                </c:pt>
              </c:strCache>
            </c:strRef>
          </c:cat>
          <c:val>
            <c:numRef>
              <c:f>Munka1!$B$2:$B$6</c:f>
              <c:numCache>
                <c:formatCode>General</c:formatCode>
                <c:ptCount val="5"/>
                <c:pt idx="0">
                  <c:v>10</c:v>
                </c:pt>
                <c:pt idx="1">
                  <c:v>10</c:v>
                </c:pt>
                <c:pt idx="2">
                  <c:v>10</c:v>
                </c:pt>
                <c:pt idx="3">
                  <c:v>10</c:v>
                </c:pt>
                <c:pt idx="4">
                  <c:v>1.5999999999999996</c:v>
                </c:pt>
              </c:numCache>
            </c:numRef>
          </c:val>
          <c:extLst>
            <c:ext xmlns:c16="http://schemas.microsoft.com/office/drawing/2014/chart" uri="{C3380CC4-5D6E-409C-BE32-E72D297353CC}">
              <c16:uniqueId val="{00000000-1827-4C96-9F79-B9F12D30C5BB}"/>
            </c:ext>
          </c:extLst>
        </c:ser>
        <c:ser>
          <c:idx val="1"/>
          <c:order val="1"/>
          <c:tx>
            <c:strRef>
              <c:f>Munka1!$C$1</c:f>
              <c:strCache>
                <c:ptCount val="1"/>
                <c:pt idx="0">
                  <c:v>Fusion 360</c:v>
                </c:pt>
              </c:strCache>
            </c:strRef>
          </c:tx>
          <c:spPr>
            <a:ln w="28575" cap="rnd">
              <a:solidFill>
                <a:schemeClr val="accent2"/>
              </a:solidFill>
              <a:round/>
            </a:ln>
            <a:effectLst/>
          </c:spPr>
          <c:marker>
            <c:symbol val="none"/>
          </c:marker>
          <c:cat>
            <c:strRef>
              <c:f>Munka1!$A$2:$A$6</c:f>
              <c:strCache>
                <c:ptCount val="5"/>
                <c:pt idx="0">
                  <c:v>Alapvető funkcionalitás</c:v>
                </c:pt>
                <c:pt idx="1">
                  <c:v>Emberi erőforrás management</c:v>
                </c:pt>
                <c:pt idx="2">
                  <c:v>Termék utókövetés</c:v>
                </c:pt>
                <c:pt idx="3">
                  <c:v>Beszerzés támogatás</c:v>
                </c:pt>
                <c:pt idx="4">
                  <c:v>Becsült költség</c:v>
                </c:pt>
              </c:strCache>
            </c:strRef>
          </c:cat>
          <c:val>
            <c:numRef>
              <c:f>Munka1!$C$2:$C$6</c:f>
              <c:numCache>
                <c:formatCode>General</c:formatCode>
                <c:ptCount val="5"/>
                <c:pt idx="0">
                  <c:v>7</c:v>
                </c:pt>
                <c:pt idx="1">
                  <c:v>2</c:v>
                </c:pt>
                <c:pt idx="2">
                  <c:v>3</c:v>
                </c:pt>
                <c:pt idx="3">
                  <c:v>1</c:v>
                </c:pt>
                <c:pt idx="4">
                  <c:v>0</c:v>
                </c:pt>
              </c:numCache>
            </c:numRef>
          </c:val>
          <c:extLst>
            <c:ext xmlns:c16="http://schemas.microsoft.com/office/drawing/2014/chart" uri="{C3380CC4-5D6E-409C-BE32-E72D297353CC}">
              <c16:uniqueId val="{00000001-1827-4C96-9F79-B9F12D30C5BB}"/>
            </c:ext>
          </c:extLst>
        </c:ser>
        <c:ser>
          <c:idx val="2"/>
          <c:order val="2"/>
          <c:tx>
            <c:strRef>
              <c:f>Munka1!$D$1</c:f>
              <c:strCache>
                <c:ptCount val="1"/>
                <c:pt idx="0">
                  <c:v>MRPeasy</c:v>
                </c:pt>
              </c:strCache>
            </c:strRef>
          </c:tx>
          <c:spPr>
            <a:ln w="28575" cap="rnd">
              <a:solidFill>
                <a:schemeClr val="accent3"/>
              </a:solidFill>
              <a:round/>
            </a:ln>
            <a:effectLst/>
          </c:spPr>
          <c:marker>
            <c:symbol val="none"/>
          </c:marker>
          <c:cat>
            <c:strRef>
              <c:f>Munka1!$A$2:$A$6</c:f>
              <c:strCache>
                <c:ptCount val="5"/>
                <c:pt idx="0">
                  <c:v>Alapvető funkcionalitás</c:v>
                </c:pt>
                <c:pt idx="1">
                  <c:v>Emberi erőforrás management</c:v>
                </c:pt>
                <c:pt idx="2">
                  <c:v>Termék utókövetés</c:v>
                </c:pt>
                <c:pt idx="3">
                  <c:v>Beszerzés támogatás</c:v>
                </c:pt>
                <c:pt idx="4">
                  <c:v>Becsült költség</c:v>
                </c:pt>
              </c:strCache>
            </c:strRef>
          </c:cat>
          <c:val>
            <c:numRef>
              <c:f>Munka1!$D$2:$D$6</c:f>
              <c:numCache>
                <c:formatCode>General</c:formatCode>
                <c:ptCount val="5"/>
                <c:pt idx="0">
                  <c:v>10</c:v>
                </c:pt>
                <c:pt idx="1">
                  <c:v>3</c:v>
                </c:pt>
                <c:pt idx="2">
                  <c:v>2</c:v>
                </c:pt>
                <c:pt idx="3">
                  <c:v>7</c:v>
                </c:pt>
                <c:pt idx="4">
                  <c:v>8.81</c:v>
                </c:pt>
              </c:numCache>
            </c:numRef>
          </c:val>
          <c:extLst>
            <c:ext xmlns:c16="http://schemas.microsoft.com/office/drawing/2014/chart" uri="{C3380CC4-5D6E-409C-BE32-E72D297353CC}">
              <c16:uniqueId val="{00000002-1827-4C96-9F79-B9F12D30C5BB}"/>
            </c:ext>
          </c:extLst>
        </c:ser>
        <c:ser>
          <c:idx val="3"/>
          <c:order val="3"/>
          <c:tx>
            <c:strRef>
              <c:f>Munka1!$E$1</c:f>
              <c:strCache>
                <c:ptCount val="1"/>
                <c:pt idx="0">
                  <c:v>OpenBOM</c:v>
                </c:pt>
              </c:strCache>
            </c:strRef>
          </c:tx>
          <c:spPr>
            <a:ln w="28575" cap="rnd">
              <a:solidFill>
                <a:schemeClr val="accent4"/>
              </a:solidFill>
              <a:round/>
            </a:ln>
            <a:effectLst/>
          </c:spPr>
          <c:marker>
            <c:symbol val="none"/>
          </c:marker>
          <c:cat>
            <c:strRef>
              <c:f>Munka1!$A$2:$A$6</c:f>
              <c:strCache>
                <c:ptCount val="5"/>
                <c:pt idx="0">
                  <c:v>Alapvető funkcionalitás</c:v>
                </c:pt>
                <c:pt idx="1">
                  <c:v>Emberi erőforrás management</c:v>
                </c:pt>
                <c:pt idx="2">
                  <c:v>Termék utókövetés</c:v>
                </c:pt>
                <c:pt idx="3">
                  <c:v>Beszerzés támogatás</c:v>
                </c:pt>
                <c:pt idx="4">
                  <c:v>Becsült költség</c:v>
                </c:pt>
              </c:strCache>
            </c:strRef>
          </c:cat>
          <c:val>
            <c:numRef>
              <c:f>Munka1!$E$2:$E$6</c:f>
              <c:numCache>
                <c:formatCode>General</c:formatCode>
                <c:ptCount val="5"/>
                <c:pt idx="0">
                  <c:v>10</c:v>
                </c:pt>
                <c:pt idx="1">
                  <c:v>3</c:v>
                </c:pt>
                <c:pt idx="2">
                  <c:v>4</c:v>
                </c:pt>
                <c:pt idx="3">
                  <c:v>8</c:v>
                </c:pt>
                <c:pt idx="4">
                  <c:v>8</c:v>
                </c:pt>
              </c:numCache>
            </c:numRef>
          </c:val>
          <c:extLst>
            <c:ext xmlns:c16="http://schemas.microsoft.com/office/drawing/2014/chart" uri="{C3380CC4-5D6E-409C-BE32-E72D297353CC}">
              <c16:uniqueId val="{00000003-1827-4C96-9F79-B9F12D30C5BB}"/>
            </c:ext>
          </c:extLst>
        </c:ser>
        <c:ser>
          <c:idx val="4"/>
          <c:order val="4"/>
          <c:tx>
            <c:strRef>
              <c:f>Munka1!$F$1</c:f>
              <c:strCache>
                <c:ptCount val="1"/>
                <c:pt idx="0">
                  <c:v>Katana</c:v>
                </c:pt>
              </c:strCache>
            </c:strRef>
          </c:tx>
          <c:spPr>
            <a:ln w="28575" cap="rnd">
              <a:solidFill>
                <a:schemeClr val="accent5"/>
              </a:solidFill>
              <a:round/>
            </a:ln>
            <a:effectLst/>
          </c:spPr>
          <c:marker>
            <c:symbol val="none"/>
          </c:marker>
          <c:cat>
            <c:strRef>
              <c:f>Munka1!$A$2:$A$6</c:f>
              <c:strCache>
                <c:ptCount val="5"/>
                <c:pt idx="0">
                  <c:v>Alapvető funkcionalitás</c:v>
                </c:pt>
                <c:pt idx="1">
                  <c:v>Emberi erőforrás management</c:v>
                </c:pt>
                <c:pt idx="2">
                  <c:v>Termék utókövetés</c:v>
                </c:pt>
                <c:pt idx="3">
                  <c:v>Beszerzés támogatás</c:v>
                </c:pt>
                <c:pt idx="4">
                  <c:v>Becsült költség</c:v>
                </c:pt>
              </c:strCache>
            </c:strRef>
          </c:cat>
          <c:val>
            <c:numRef>
              <c:f>Munka1!$F$2:$F$6</c:f>
              <c:numCache>
                <c:formatCode>General</c:formatCode>
                <c:ptCount val="5"/>
                <c:pt idx="0">
                  <c:v>10</c:v>
                </c:pt>
                <c:pt idx="1">
                  <c:v>1</c:v>
                </c:pt>
                <c:pt idx="2">
                  <c:v>7</c:v>
                </c:pt>
                <c:pt idx="3">
                  <c:v>9</c:v>
                </c:pt>
                <c:pt idx="4">
                  <c:v>3.4000000000000004</c:v>
                </c:pt>
              </c:numCache>
            </c:numRef>
          </c:val>
          <c:extLst>
            <c:ext xmlns:c16="http://schemas.microsoft.com/office/drawing/2014/chart" uri="{C3380CC4-5D6E-409C-BE32-E72D297353CC}">
              <c16:uniqueId val="{00000004-1827-4C96-9F79-B9F12D30C5BB}"/>
            </c:ext>
          </c:extLst>
        </c:ser>
        <c:dLbls>
          <c:showLegendKey val="0"/>
          <c:showVal val="0"/>
          <c:showCatName val="0"/>
          <c:showSerName val="0"/>
          <c:showPercent val="0"/>
          <c:showBubbleSize val="0"/>
        </c:dLbls>
        <c:axId val="1867227504"/>
        <c:axId val="1861882048"/>
      </c:radarChart>
      <c:catAx>
        <c:axId val="186722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61882048"/>
        <c:crosses val="autoZero"/>
        <c:auto val="1"/>
        <c:lblAlgn val="ctr"/>
        <c:lblOffset val="100"/>
        <c:noMultiLvlLbl val="0"/>
      </c:catAx>
      <c:valAx>
        <c:axId val="186188204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1867227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Adatbázis</a:t>
            </a:r>
            <a:r>
              <a:rPr lang="hu-HU" baseline="0"/>
              <a:t> sebességteszt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scatterChart>
        <c:scatterStyle val="lineMarker"/>
        <c:varyColors val="0"/>
        <c:ser>
          <c:idx val="0"/>
          <c:order val="0"/>
          <c:tx>
            <c:strRef>
              <c:f>Munka1!$B$1</c:f>
              <c:strCache>
                <c:ptCount val="1"/>
                <c:pt idx="0">
                  <c:v>Válaszidő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Munka1!$A$2:$A$5</c:f>
              <c:numCache>
                <c:formatCode>General</c:formatCode>
                <c:ptCount val="4"/>
                <c:pt idx="0">
                  <c:v>1</c:v>
                </c:pt>
                <c:pt idx="1">
                  <c:v>10</c:v>
                </c:pt>
                <c:pt idx="2">
                  <c:v>20</c:v>
                </c:pt>
                <c:pt idx="3">
                  <c:v>100</c:v>
                </c:pt>
              </c:numCache>
            </c:numRef>
          </c:xVal>
          <c:yVal>
            <c:numRef>
              <c:f>Munka1!$B$2:$B$5</c:f>
              <c:numCache>
                <c:formatCode>General</c:formatCode>
                <c:ptCount val="4"/>
                <c:pt idx="0">
                  <c:v>0.03</c:v>
                </c:pt>
                <c:pt idx="1">
                  <c:v>0.27100000000000002</c:v>
                </c:pt>
                <c:pt idx="2">
                  <c:v>0.52700000000000002</c:v>
                </c:pt>
                <c:pt idx="3">
                  <c:v>2.9159999999999999</c:v>
                </c:pt>
              </c:numCache>
            </c:numRef>
          </c:yVal>
          <c:smooth val="0"/>
          <c:extLst>
            <c:ext xmlns:c16="http://schemas.microsoft.com/office/drawing/2014/chart" uri="{C3380CC4-5D6E-409C-BE32-E72D297353CC}">
              <c16:uniqueId val="{00000000-E9E5-458F-B029-36D7750E488A}"/>
            </c:ext>
          </c:extLst>
        </c:ser>
        <c:dLbls>
          <c:dLblPos val="r"/>
          <c:showLegendKey val="0"/>
          <c:showVal val="1"/>
          <c:showCatName val="0"/>
          <c:showSerName val="0"/>
          <c:showPercent val="0"/>
          <c:showBubbleSize val="0"/>
        </c:dLbls>
        <c:axId val="1097249951"/>
        <c:axId val="910318111"/>
      </c:scatterChart>
      <c:valAx>
        <c:axId val="10972499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Kliensek</a:t>
                </a:r>
                <a:r>
                  <a:rPr lang="hu-HU" baseline="0"/>
                  <a:t> száma</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910318111"/>
        <c:crosses val="autoZero"/>
        <c:crossBetween val="midCat"/>
      </c:valAx>
      <c:valAx>
        <c:axId val="910318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Iteráció idő</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972499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420A8B-0A0F-40A9-9554-B722EF0279DF}" type="doc">
      <dgm:prSet loTypeId="urn:microsoft.com/office/officeart/2005/8/layout/arrow2" loCatId="process" qsTypeId="urn:microsoft.com/office/officeart/2005/8/quickstyle/simple4" qsCatId="simple" csTypeId="urn:microsoft.com/office/officeart/2005/8/colors/accent1_3" csCatId="accent1" phldr="1"/>
      <dgm:spPr/>
      <dgm:t>
        <a:bodyPr/>
        <a:lstStyle/>
        <a:p>
          <a:endParaRPr lang="hu-HU"/>
        </a:p>
      </dgm:t>
    </dgm:pt>
    <dgm:pt modelId="{988C2C4C-8946-4E65-BF8F-FF047CBFB465}">
      <dgm:prSet phldrT="[Szöveg]"/>
      <dgm:spPr/>
      <dgm:t>
        <a:bodyPr/>
        <a:lstStyle/>
        <a:p>
          <a:r>
            <a:rPr lang="hu-HU"/>
            <a:t>Projekt (Project)</a:t>
          </a:r>
        </a:p>
        <a:p>
          <a:r>
            <a:rPr lang="hu-HU"/>
            <a:t>Egyszeri gyártási tevékenység</a:t>
          </a:r>
        </a:p>
      </dgm:t>
    </dgm:pt>
    <dgm:pt modelId="{B8251B00-9760-495A-AC59-986B15F86352}" type="parTrans" cxnId="{860B3351-7BB1-4120-A8A8-DED023430097}">
      <dgm:prSet/>
      <dgm:spPr/>
      <dgm:t>
        <a:bodyPr/>
        <a:lstStyle/>
        <a:p>
          <a:endParaRPr lang="hu-HU"/>
        </a:p>
      </dgm:t>
    </dgm:pt>
    <dgm:pt modelId="{D1FAF8D6-AC03-4510-8B49-742035E47CF9}" type="sibTrans" cxnId="{860B3351-7BB1-4120-A8A8-DED023430097}">
      <dgm:prSet/>
      <dgm:spPr/>
      <dgm:t>
        <a:bodyPr/>
        <a:lstStyle/>
        <a:p>
          <a:endParaRPr lang="hu-HU"/>
        </a:p>
      </dgm:t>
    </dgm:pt>
    <dgm:pt modelId="{EE32124E-6E8F-4B25-91D7-4399D1F087FF}">
      <dgm:prSet custT="1"/>
      <dgm:spPr/>
      <dgm:t>
        <a:bodyPr/>
        <a:lstStyle/>
        <a:p>
          <a:r>
            <a:rPr lang="hu-HU" sz="1000"/>
            <a:t>Alkatrész (Part)</a:t>
          </a:r>
        </a:p>
        <a:p>
          <a:r>
            <a:rPr lang="hu-HU" sz="900"/>
            <a:t>Megvásárolt vagy legyártott elemi alkatrész</a:t>
          </a:r>
          <a:endParaRPr lang="hu-HU" sz="1000"/>
        </a:p>
      </dgm:t>
    </dgm:pt>
    <dgm:pt modelId="{B8F31A48-A338-4296-9CCB-16E27278BE0B}" type="parTrans" cxnId="{A9339341-A747-458C-BEE9-4D29A6F3B010}">
      <dgm:prSet/>
      <dgm:spPr/>
      <dgm:t>
        <a:bodyPr/>
        <a:lstStyle/>
        <a:p>
          <a:endParaRPr lang="hu-HU"/>
        </a:p>
      </dgm:t>
    </dgm:pt>
    <dgm:pt modelId="{6BC5AEE1-B148-4417-AE95-DFC35EA94819}" type="sibTrans" cxnId="{A9339341-A747-458C-BEE9-4D29A6F3B010}">
      <dgm:prSet/>
      <dgm:spPr/>
      <dgm:t>
        <a:bodyPr/>
        <a:lstStyle/>
        <a:p>
          <a:endParaRPr lang="hu-HU"/>
        </a:p>
      </dgm:t>
    </dgm:pt>
    <dgm:pt modelId="{5E703666-E533-4E6B-BDD4-928AC375B50F}">
      <dgm:prSet custT="1"/>
      <dgm:spPr/>
      <dgm:t>
        <a:bodyPr/>
        <a:lstStyle/>
        <a:p>
          <a:r>
            <a:rPr lang="hu-HU" sz="1000"/>
            <a:t>Művelet (Operation)</a:t>
          </a:r>
        </a:p>
        <a:p>
          <a:r>
            <a:rPr lang="hu-HU" sz="900"/>
            <a:t>Az emberi tevékenységek nyilvántartására szükséges réteg</a:t>
          </a:r>
          <a:endParaRPr lang="hu-HU" sz="1000"/>
        </a:p>
      </dgm:t>
    </dgm:pt>
    <dgm:pt modelId="{BA3270A0-6EF9-4460-9D86-B73F1B12F3A9}" type="parTrans" cxnId="{DABD021B-96A6-4CCA-AB55-F0CC2B978322}">
      <dgm:prSet/>
      <dgm:spPr/>
      <dgm:t>
        <a:bodyPr/>
        <a:lstStyle/>
        <a:p>
          <a:endParaRPr lang="hu-HU"/>
        </a:p>
      </dgm:t>
    </dgm:pt>
    <dgm:pt modelId="{5BA498E6-29F3-4A77-88F8-B5697B0A0684}" type="sibTrans" cxnId="{DABD021B-96A6-4CCA-AB55-F0CC2B978322}">
      <dgm:prSet/>
      <dgm:spPr/>
      <dgm:t>
        <a:bodyPr/>
        <a:lstStyle/>
        <a:p>
          <a:endParaRPr lang="hu-HU"/>
        </a:p>
      </dgm:t>
    </dgm:pt>
    <dgm:pt modelId="{F4FC7880-4D21-4557-8B1D-DEB3BBDF6EDD}">
      <dgm:prSet phldrT="[Szöveg]"/>
      <dgm:spPr/>
      <dgm:t>
        <a:bodyPr/>
        <a:lstStyle/>
        <a:p>
          <a:r>
            <a:rPr lang="hu-HU"/>
            <a:t>Összeszerelés (Assembly)</a:t>
          </a:r>
        </a:p>
        <a:p>
          <a:r>
            <a:rPr lang="hu-HU"/>
            <a:t>Félkész termékek, amelyek önmagukban még nem értékesítendőek</a:t>
          </a:r>
        </a:p>
      </dgm:t>
    </dgm:pt>
    <dgm:pt modelId="{EBD5B8E0-8D12-427B-B9D8-8820B3139D5B}" type="parTrans" cxnId="{96AD9C3C-C751-423A-A2AB-C9F9CAAA5AD8}">
      <dgm:prSet/>
      <dgm:spPr/>
      <dgm:t>
        <a:bodyPr/>
        <a:lstStyle/>
        <a:p>
          <a:endParaRPr lang="hu-HU"/>
        </a:p>
      </dgm:t>
    </dgm:pt>
    <dgm:pt modelId="{74712BAF-2AB1-4D2C-A965-7517BD2DE60C}" type="sibTrans" cxnId="{96AD9C3C-C751-423A-A2AB-C9F9CAAA5AD8}">
      <dgm:prSet/>
      <dgm:spPr/>
      <dgm:t>
        <a:bodyPr/>
        <a:lstStyle/>
        <a:p>
          <a:endParaRPr lang="hu-HU"/>
        </a:p>
      </dgm:t>
    </dgm:pt>
    <dgm:pt modelId="{8154DCD8-DF11-4E7F-B48E-26EFE9854E4F}">
      <dgm:prSet phldrT="[Szöveg]"/>
      <dgm:spPr/>
      <dgm:t>
        <a:bodyPr/>
        <a:lstStyle/>
        <a:p>
          <a:r>
            <a:rPr lang="hu-HU"/>
            <a:t>Termék (Product)</a:t>
          </a:r>
        </a:p>
        <a:p>
          <a:r>
            <a:rPr lang="hu-HU"/>
            <a:t>Egy sorozatban gyártandó termék</a:t>
          </a:r>
        </a:p>
      </dgm:t>
    </dgm:pt>
    <dgm:pt modelId="{A1D2735F-8713-4391-86A2-7DC99F66EB25}" type="parTrans" cxnId="{19606E50-4B00-410D-88B4-5B599526546A}">
      <dgm:prSet/>
      <dgm:spPr/>
      <dgm:t>
        <a:bodyPr/>
        <a:lstStyle/>
        <a:p>
          <a:endParaRPr lang="hu-HU"/>
        </a:p>
      </dgm:t>
    </dgm:pt>
    <dgm:pt modelId="{6D8BA96A-C10B-4B3A-AE86-903CDF94D4FD}" type="sibTrans" cxnId="{19606E50-4B00-410D-88B4-5B599526546A}">
      <dgm:prSet/>
      <dgm:spPr/>
      <dgm:t>
        <a:bodyPr/>
        <a:lstStyle/>
        <a:p>
          <a:endParaRPr lang="hu-HU"/>
        </a:p>
      </dgm:t>
    </dgm:pt>
    <dgm:pt modelId="{1FEB2605-EF21-4BE2-A310-C3778615D633}" type="pres">
      <dgm:prSet presAssocID="{94420A8B-0A0F-40A9-9554-B722EF0279DF}" presName="arrowDiagram" presStyleCnt="0">
        <dgm:presLayoutVars>
          <dgm:chMax val="5"/>
          <dgm:dir/>
          <dgm:resizeHandles val="exact"/>
        </dgm:presLayoutVars>
      </dgm:prSet>
      <dgm:spPr/>
    </dgm:pt>
    <dgm:pt modelId="{4C18BE42-91AA-4BA3-BA16-B4A829735693}" type="pres">
      <dgm:prSet presAssocID="{94420A8B-0A0F-40A9-9554-B722EF0279DF}" presName="arrow" presStyleLbl="bgShp" presStyleIdx="0" presStyleCnt="1"/>
      <dgm:spPr/>
    </dgm:pt>
    <dgm:pt modelId="{3C44ADDB-1DD6-4E76-8122-AC9B1F93ABAD}" type="pres">
      <dgm:prSet presAssocID="{94420A8B-0A0F-40A9-9554-B722EF0279DF}" presName="arrowDiagram5" presStyleCnt="0"/>
      <dgm:spPr/>
    </dgm:pt>
    <dgm:pt modelId="{01BF34D2-6E56-435C-B83E-41398190114B}" type="pres">
      <dgm:prSet presAssocID="{EE32124E-6E8F-4B25-91D7-4399D1F087FF}" presName="bullet5a" presStyleLbl="node1" presStyleIdx="0" presStyleCnt="5"/>
      <dgm:spPr/>
    </dgm:pt>
    <dgm:pt modelId="{F570EB1F-78C9-4608-827D-66570458674D}" type="pres">
      <dgm:prSet presAssocID="{EE32124E-6E8F-4B25-91D7-4399D1F087FF}" presName="textBox5a" presStyleLbl="revTx" presStyleIdx="0" presStyleCnt="5" custScaleX="142758" custScaleY="77719" custLinFactNeighborX="-28116" custLinFactNeighborY="1616">
        <dgm:presLayoutVars>
          <dgm:bulletEnabled val="1"/>
        </dgm:presLayoutVars>
      </dgm:prSet>
      <dgm:spPr/>
    </dgm:pt>
    <dgm:pt modelId="{985F3E49-D03A-4E35-8EBC-47F36407C7A3}" type="pres">
      <dgm:prSet presAssocID="{5E703666-E533-4E6B-BDD4-928AC375B50F}" presName="bullet5b" presStyleLbl="node1" presStyleIdx="1" presStyleCnt="5"/>
      <dgm:spPr/>
    </dgm:pt>
    <dgm:pt modelId="{B02AF4EC-4599-463B-A09A-BBBA89DFC25F}" type="pres">
      <dgm:prSet presAssocID="{5E703666-E533-4E6B-BDD4-928AC375B50F}" presName="textBox5b" presStyleLbl="revTx" presStyleIdx="1" presStyleCnt="5">
        <dgm:presLayoutVars>
          <dgm:bulletEnabled val="1"/>
        </dgm:presLayoutVars>
      </dgm:prSet>
      <dgm:spPr/>
    </dgm:pt>
    <dgm:pt modelId="{0B93E3FF-3C32-47E0-8B60-28E2B734F38D}" type="pres">
      <dgm:prSet presAssocID="{F4FC7880-4D21-4557-8B1D-DEB3BBDF6EDD}" presName="bullet5c" presStyleLbl="node1" presStyleIdx="2" presStyleCnt="5"/>
      <dgm:spPr/>
    </dgm:pt>
    <dgm:pt modelId="{26540776-CDF7-46D8-B8DE-CDA5756F50ED}" type="pres">
      <dgm:prSet presAssocID="{F4FC7880-4D21-4557-8B1D-DEB3BBDF6EDD}" presName="textBox5c" presStyleLbl="revTx" presStyleIdx="2" presStyleCnt="5">
        <dgm:presLayoutVars>
          <dgm:bulletEnabled val="1"/>
        </dgm:presLayoutVars>
      </dgm:prSet>
      <dgm:spPr/>
    </dgm:pt>
    <dgm:pt modelId="{C9FBCE97-0C36-48B2-95E3-CA375E01A5D2}" type="pres">
      <dgm:prSet presAssocID="{8154DCD8-DF11-4E7F-B48E-26EFE9854E4F}" presName="bullet5d" presStyleLbl="node1" presStyleIdx="3" presStyleCnt="5"/>
      <dgm:spPr/>
    </dgm:pt>
    <dgm:pt modelId="{A5376AF0-6D7B-4662-95CB-3B9297AC7FFC}" type="pres">
      <dgm:prSet presAssocID="{8154DCD8-DF11-4E7F-B48E-26EFE9854E4F}" presName="textBox5d" presStyleLbl="revTx" presStyleIdx="3" presStyleCnt="5">
        <dgm:presLayoutVars>
          <dgm:bulletEnabled val="1"/>
        </dgm:presLayoutVars>
      </dgm:prSet>
      <dgm:spPr/>
    </dgm:pt>
    <dgm:pt modelId="{4078AEF6-045A-4B2C-A650-2D6A3CD99B49}" type="pres">
      <dgm:prSet presAssocID="{988C2C4C-8946-4E65-BF8F-FF047CBFB465}" presName="bullet5e" presStyleLbl="node1" presStyleIdx="4" presStyleCnt="5"/>
      <dgm:spPr/>
    </dgm:pt>
    <dgm:pt modelId="{C2635CC3-D9FD-4826-A9CA-014360CF3689}" type="pres">
      <dgm:prSet presAssocID="{988C2C4C-8946-4E65-BF8F-FF047CBFB465}" presName="textBox5e" presStyleLbl="revTx" presStyleIdx="4" presStyleCnt="5">
        <dgm:presLayoutVars>
          <dgm:bulletEnabled val="1"/>
        </dgm:presLayoutVars>
      </dgm:prSet>
      <dgm:spPr/>
    </dgm:pt>
  </dgm:ptLst>
  <dgm:cxnLst>
    <dgm:cxn modelId="{DABD021B-96A6-4CCA-AB55-F0CC2B978322}" srcId="{94420A8B-0A0F-40A9-9554-B722EF0279DF}" destId="{5E703666-E533-4E6B-BDD4-928AC375B50F}" srcOrd="1" destOrd="0" parTransId="{BA3270A0-6EF9-4460-9D86-B73F1B12F3A9}" sibTransId="{5BA498E6-29F3-4A77-88F8-B5697B0A0684}"/>
    <dgm:cxn modelId="{96AD9C3C-C751-423A-A2AB-C9F9CAAA5AD8}" srcId="{94420A8B-0A0F-40A9-9554-B722EF0279DF}" destId="{F4FC7880-4D21-4557-8B1D-DEB3BBDF6EDD}" srcOrd="2" destOrd="0" parTransId="{EBD5B8E0-8D12-427B-B9D8-8820B3139D5B}" sibTransId="{74712BAF-2AB1-4D2C-A965-7517BD2DE60C}"/>
    <dgm:cxn modelId="{A9339341-A747-458C-BEE9-4D29A6F3B010}" srcId="{94420A8B-0A0F-40A9-9554-B722EF0279DF}" destId="{EE32124E-6E8F-4B25-91D7-4399D1F087FF}" srcOrd="0" destOrd="0" parTransId="{B8F31A48-A338-4296-9CCB-16E27278BE0B}" sibTransId="{6BC5AEE1-B148-4417-AE95-DFC35EA94819}"/>
    <dgm:cxn modelId="{C48AD16C-B266-4572-9BC8-628EF0CF19E6}" type="presOf" srcId="{F4FC7880-4D21-4557-8B1D-DEB3BBDF6EDD}" destId="{26540776-CDF7-46D8-B8DE-CDA5756F50ED}" srcOrd="0" destOrd="0" presId="urn:microsoft.com/office/officeart/2005/8/layout/arrow2"/>
    <dgm:cxn modelId="{19606E50-4B00-410D-88B4-5B599526546A}" srcId="{94420A8B-0A0F-40A9-9554-B722EF0279DF}" destId="{8154DCD8-DF11-4E7F-B48E-26EFE9854E4F}" srcOrd="3" destOrd="0" parTransId="{A1D2735F-8713-4391-86A2-7DC99F66EB25}" sibTransId="{6D8BA96A-C10B-4B3A-AE86-903CDF94D4FD}"/>
    <dgm:cxn modelId="{860B3351-7BB1-4120-A8A8-DED023430097}" srcId="{94420A8B-0A0F-40A9-9554-B722EF0279DF}" destId="{988C2C4C-8946-4E65-BF8F-FF047CBFB465}" srcOrd="4" destOrd="0" parTransId="{B8251B00-9760-495A-AC59-986B15F86352}" sibTransId="{D1FAF8D6-AC03-4510-8B49-742035E47CF9}"/>
    <dgm:cxn modelId="{E70FA051-3E2C-4589-8DCA-F72466BB10F3}" type="presOf" srcId="{EE32124E-6E8F-4B25-91D7-4399D1F087FF}" destId="{F570EB1F-78C9-4608-827D-66570458674D}" srcOrd="0" destOrd="0" presId="urn:microsoft.com/office/officeart/2005/8/layout/arrow2"/>
    <dgm:cxn modelId="{F9868C54-9837-4272-9455-EBF17AF4118E}" type="presOf" srcId="{5E703666-E533-4E6B-BDD4-928AC375B50F}" destId="{B02AF4EC-4599-463B-A09A-BBBA89DFC25F}" srcOrd="0" destOrd="0" presId="urn:microsoft.com/office/officeart/2005/8/layout/arrow2"/>
    <dgm:cxn modelId="{B6396C9C-8B9B-4ED5-A712-F784ABDCF4B6}" type="presOf" srcId="{988C2C4C-8946-4E65-BF8F-FF047CBFB465}" destId="{C2635CC3-D9FD-4826-A9CA-014360CF3689}" srcOrd="0" destOrd="0" presId="urn:microsoft.com/office/officeart/2005/8/layout/arrow2"/>
    <dgm:cxn modelId="{780588E7-F3B6-4A21-A798-845CB4C9E688}" type="presOf" srcId="{8154DCD8-DF11-4E7F-B48E-26EFE9854E4F}" destId="{A5376AF0-6D7B-4662-95CB-3B9297AC7FFC}" srcOrd="0" destOrd="0" presId="urn:microsoft.com/office/officeart/2005/8/layout/arrow2"/>
    <dgm:cxn modelId="{CB2C91F6-CACC-427F-B4E6-39E3C7E0B422}" type="presOf" srcId="{94420A8B-0A0F-40A9-9554-B722EF0279DF}" destId="{1FEB2605-EF21-4BE2-A310-C3778615D633}" srcOrd="0" destOrd="0" presId="urn:microsoft.com/office/officeart/2005/8/layout/arrow2"/>
    <dgm:cxn modelId="{64B9DF3B-92DA-4284-90B2-110830F752D2}" type="presParOf" srcId="{1FEB2605-EF21-4BE2-A310-C3778615D633}" destId="{4C18BE42-91AA-4BA3-BA16-B4A829735693}" srcOrd="0" destOrd="0" presId="urn:microsoft.com/office/officeart/2005/8/layout/arrow2"/>
    <dgm:cxn modelId="{CC14B853-74B7-45F1-B23B-C5E70A7DFE94}" type="presParOf" srcId="{1FEB2605-EF21-4BE2-A310-C3778615D633}" destId="{3C44ADDB-1DD6-4E76-8122-AC9B1F93ABAD}" srcOrd="1" destOrd="0" presId="urn:microsoft.com/office/officeart/2005/8/layout/arrow2"/>
    <dgm:cxn modelId="{6507D2B6-DBE5-4A75-924C-29927BB0B657}" type="presParOf" srcId="{3C44ADDB-1DD6-4E76-8122-AC9B1F93ABAD}" destId="{01BF34D2-6E56-435C-B83E-41398190114B}" srcOrd="0" destOrd="0" presId="urn:microsoft.com/office/officeart/2005/8/layout/arrow2"/>
    <dgm:cxn modelId="{054863C5-0E83-481C-9F7D-E75399D31D03}" type="presParOf" srcId="{3C44ADDB-1DD6-4E76-8122-AC9B1F93ABAD}" destId="{F570EB1F-78C9-4608-827D-66570458674D}" srcOrd="1" destOrd="0" presId="urn:microsoft.com/office/officeart/2005/8/layout/arrow2"/>
    <dgm:cxn modelId="{BBE7F650-B33C-4DD3-A135-B80A93CCF0B9}" type="presParOf" srcId="{3C44ADDB-1DD6-4E76-8122-AC9B1F93ABAD}" destId="{985F3E49-D03A-4E35-8EBC-47F36407C7A3}" srcOrd="2" destOrd="0" presId="urn:microsoft.com/office/officeart/2005/8/layout/arrow2"/>
    <dgm:cxn modelId="{6C8E945E-CDDF-45D6-9728-2B9B9A216731}" type="presParOf" srcId="{3C44ADDB-1DD6-4E76-8122-AC9B1F93ABAD}" destId="{B02AF4EC-4599-463B-A09A-BBBA89DFC25F}" srcOrd="3" destOrd="0" presId="urn:microsoft.com/office/officeart/2005/8/layout/arrow2"/>
    <dgm:cxn modelId="{D5E7C936-D3D7-4904-B115-432E57CD29BD}" type="presParOf" srcId="{3C44ADDB-1DD6-4E76-8122-AC9B1F93ABAD}" destId="{0B93E3FF-3C32-47E0-8B60-28E2B734F38D}" srcOrd="4" destOrd="0" presId="urn:microsoft.com/office/officeart/2005/8/layout/arrow2"/>
    <dgm:cxn modelId="{09A1B5F3-875F-4280-A6C9-AA58D97BB913}" type="presParOf" srcId="{3C44ADDB-1DD6-4E76-8122-AC9B1F93ABAD}" destId="{26540776-CDF7-46D8-B8DE-CDA5756F50ED}" srcOrd="5" destOrd="0" presId="urn:microsoft.com/office/officeart/2005/8/layout/arrow2"/>
    <dgm:cxn modelId="{8F71C022-2473-4D35-8A94-03FAF516E399}" type="presParOf" srcId="{3C44ADDB-1DD6-4E76-8122-AC9B1F93ABAD}" destId="{C9FBCE97-0C36-48B2-95E3-CA375E01A5D2}" srcOrd="6" destOrd="0" presId="urn:microsoft.com/office/officeart/2005/8/layout/arrow2"/>
    <dgm:cxn modelId="{7A8887DA-E84B-41F0-B887-B6F37E4FBF59}" type="presParOf" srcId="{3C44ADDB-1DD6-4E76-8122-AC9B1F93ABAD}" destId="{A5376AF0-6D7B-4662-95CB-3B9297AC7FFC}" srcOrd="7" destOrd="0" presId="urn:microsoft.com/office/officeart/2005/8/layout/arrow2"/>
    <dgm:cxn modelId="{649CEFA5-EA68-4C6A-A261-BB5B36D2428F}" type="presParOf" srcId="{3C44ADDB-1DD6-4E76-8122-AC9B1F93ABAD}" destId="{4078AEF6-045A-4B2C-A650-2D6A3CD99B49}" srcOrd="8" destOrd="0" presId="urn:microsoft.com/office/officeart/2005/8/layout/arrow2"/>
    <dgm:cxn modelId="{1DCBDD09-1304-43B7-856C-D2E5D76DB429}" type="presParOf" srcId="{3C44ADDB-1DD6-4E76-8122-AC9B1F93ABAD}" destId="{C2635CC3-D9FD-4826-A9CA-014360CF3689}" srcOrd="9" destOrd="0" presId="urn:microsoft.com/office/officeart/2005/8/layout/arrow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18BE42-91AA-4BA3-BA16-B4A829735693}">
      <dsp:nvSpPr>
        <dsp:cNvPr id="0" name=""/>
        <dsp:cNvSpPr/>
      </dsp:nvSpPr>
      <dsp:spPr>
        <a:xfrm>
          <a:off x="599693" y="0"/>
          <a:ext cx="4939792" cy="308737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01BF34D2-6E56-435C-B83E-41398190114B}">
      <dsp:nvSpPr>
        <dsp:cNvPr id="0" name=""/>
        <dsp:cNvSpPr/>
      </dsp:nvSpPr>
      <dsp:spPr>
        <a:xfrm>
          <a:off x="1086263" y="2295768"/>
          <a:ext cx="113615" cy="113615"/>
        </a:xfrm>
        <a:prstGeom prst="ellipse">
          <a:avLst/>
        </a:prstGeom>
        <a:gradFill rotWithShape="0">
          <a:gsLst>
            <a:gs pos="0">
              <a:schemeClr val="accent1">
                <a:shade val="80000"/>
                <a:hueOff val="0"/>
                <a:satOff val="0"/>
                <a:lumOff val="0"/>
                <a:alphaOff val="0"/>
                <a:shade val="51000"/>
              </a:schemeClr>
            </a:gs>
            <a:gs pos="80000">
              <a:schemeClr val="accent1">
                <a:shade val="80000"/>
                <a:hueOff val="0"/>
                <a:satOff val="0"/>
                <a:lumOff val="0"/>
                <a:alphaOff val="0"/>
                <a:shade val="93000"/>
              </a:schemeClr>
            </a:gs>
            <a:gs pos="100000">
              <a:schemeClr val="accent1">
                <a:shade val="80000"/>
                <a:hueOff val="0"/>
                <a:satOff val="0"/>
                <a:lumOff val="0"/>
                <a:alphaOff val="0"/>
                <a:shade val="94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sp>
    <dsp:sp modelId="{F570EB1F-78C9-4608-827D-66570458674D}">
      <dsp:nvSpPr>
        <dsp:cNvPr id="0" name=""/>
        <dsp:cNvSpPr/>
      </dsp:nvSpPr>
      <dsp:spPr>
        <a:xfrm>
          <a:off x="822782" y="2446309"/>
          <a:ext cx="923805" cy="5710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202" tIns="0" rIns="0" bIns="0" numCol="1" spcCol="1270" anchor="t" anchorCtr="0">
          <a:noAutofit/>
        </a:bodyPr>
        <a:lstStyle/>
        <a:p>
          <a:pPr marL="0" lvl="0" indent="0" algn="l" defTabSz="444500">
            <a:lnSpc>
              <a:spcPct val="90000"/>
            </a:lnSpc>
            <a:spcBef>
              <a:spcPct val="0"/>
            </a:spcBef>
            <a:spcAft>
              <a:spcPct val="35000"/>
            </a:spcAft>
            <a:buNone/>
          </a:pPr>
          <a:r>
            <a:rPr lang="hu-HU" sz="1000" kern="1200"/>
            <a:t>Alkatrész (Part)</a:t>
          </a:r>
        </a:p>
        <a:p>
          <a:pPr marL="0" lvl="0" indent="0" algn="l" defTabSz="444500">
            <a:lnSpc>
              <a:spcPct val="90000"/>
            </a:lnSpc>
            <a:spcBef>
              <a:spcPct val="0"/>
            </a:spcBef>
            <a:spcAft>
              <a:spcPct val="35000"/>
            </a:spcAft>
            <a:buNone/>
          </a:pPr>
          <a:r>
            <a:rPr lang="hu-HU" sz="900" kern="1200"/>
            <a:t>Megvásárolt vagy legyártott elemi alkatrész</a:t>
          </a:r>
          <a:endParaRPr lang="hu-HU" sz="1000" kern="1200"/>
        </a:p>
      </dsp:txBody>
      <dsp:txXfrm>
        <a:off x="822782" y="2446309"/>
        <a:ext cx="923805" cy="571074"/>
      </dsp:txXfrm>
    </dsp:sp>
    <dsp:sp modelId="{985F3E49-D03A-4E35-8EBC-47F36407C7A3}">
      <dsp:nvSpPr>
        <dsp:cNvPr id="0" name=""/>
        <dsp:cNvSpPr/>
      </dsp:nvSpPr>
      <dsp:spPr>
        <a:xfrm>
          <a:off x="1701267" y="1704845"/>
          <a:ext cx="177832" cy="177832"/>
        </a:xfrm>
        <a:prstGeom prst="ellipse">
          <a:avLst/>
        </a:prstGeom>
        <a:gradFill rotWithShape="0">
          <a:gsLst>
            <a:gs pos="0">
              <a:schemeClr val="accent1">
                <a:shade val="80000"/>
                <a:hueOff val="76561"/>
                <a:satOff val="-1098"/>
                <a:lumOff val="6404"/>
                <a:alphaOff val="0"/>
                <a:shade val="51000"/>
              </a:schemeClr>
            </a:gs>
            <a:gs pos="80000">
              <a:schemeClr val="accent1">
                <a:shade val="80000"/>
                <a:hueOff val="76561"/>
                <a:satOff val="-1098"/>
                <a:lumOff val="6404"/>
                <a:alphaOff val="0"/>
                <a:shade val="93000"/>
              </a:schemeClr>
            </a:gs>
            <a:gs pos="100000">
              <a:schemeClr val="accent1">
                <a:shade val="80000"/>
                <a:hueOff val="76561"/>
                <a:satOff val="-1098"/>
                <a:lumOff val="6404"/>
                <a:alphaOff val="0"/>
                <a:shade val="94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sp>
    <dsp:sp modelId="{B02AF4EC-4599-463B-A09A-BBBA89DFC25F}">
      <dsp:nvSpPr>
        <dsp:cNvPr id="0" name=""/>
        <dsp:cNvSpPr/>
      </dsp:nvSpPr>
      <dsp:spPr>
        <a:xfrm>
          <a:off x="1790183" y="1793761"/>
          <a:ext cx="820005" cy="12936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4230" tIns="0" rIns="0" bIns="0" numCol="1" spcCol="1270" anchor="t" anchorCtr="0">
          <a:noAutofit/>
        </a:bodyPr>
        <a:lstStyle/>
        <a:p>
          <a:pPr marL="0" lvl="0" indent="0" algn="l" defTabSz="444500">
            <a:lnSpc>
              <a:spcPct val="90000"/>
            </a:lnSpc>
            <a:spcBef>
              <a:spcPct val="0"/>
            </a:spcBef>
            <a:spcAft>
              <a:spcPct val="35000"/>
            </a:spcAft>
            <a:buNone/>
          </a:pPr>
          <a:r>
            <a:rPr lang="hu-HU" sz="1000" kern="1200"/>
            <a:t>Művelet (Operation)</a:t>
          </a:r>
        </a:p>
        <a:p>
          <a:pPr marL="0" lvl="0" indent="0" algn="l" defTabSz="444500">
            <a:lnSpc>
              <a:spcPct val="90000"/>
            </a:lnSpc>
            <a:spcBef>
              <a:spcPct val="0"/>
            </a:spcBef>
            <a:spcAft>
              <a:spcPct val="35000"/>
            </a:spcAft>
            <a:buNone/>
          </a:pPr>
          <a:r>
            <a:rPr lang="hu-HU" sz="900" kern="1200"/>
            <a:t>Az emberi tevékenységek nyilvántartására szükséges réteg</a:t>
          </a:r>
          <a:endParaRPr lang="hu-HU" sz="1000" kern="1200"/>
        </a:p>
      </dsp:txBody>
      <dsp:txXfrm>
        <a:off x="1790183" y="1793761"/>
        <a:ext cx="820005" cy="1293608"/>
      </dsp:txXfrm>
    </dsp:sp>
    <dsp:sp modelId="{0B93E3FF-3C32-47E0-8B60-28E2B734F38D}">
      <dsp:nvSpPr>
        <dsp:cNvPr id="0" name=""/>
        <dsp:cNvSpPr/>
      </dsp:nvSpPr>
      <dsp:spPr>
        <a:xfrm>
          <a:off x="2491634" y="1233713"/>
          <a:ext cx="237110" cy="237110"/>
        </a:xfrm>
        <a:prstGeom prst="ellipse">
          <a:avLst/>
        </a:prstGeom>
        <a:gradFill rotWithShape="0">
          <a:gsLst>
            <a:gs pos="0">
              <a:schemeClr val="accent1">
                <a:shade val="80000"/>
                <a:hueOff val="153123"/>
                <a:satOff val="-2196"/>
                <a:lumOff val="12807"/>
                <a:alphaOff val="0"/>
                <a:shade val="51000"/>
              </a:schemeClr>
            </a:gs>
            <a:gs pos="80000">
              <a:schemeClr val="accent1">
                <a:shade val="80000"/>
                <a:hueOff val="153123"/>
                <a:satOff val="-2196"/>
                <a:lumOff val="12807"/>
                <a:alphaOff val="0"/>
                <a:shade val="93000"/>
              </a:schemeClr>
            </a:gs>
            <a:gs pos="100000">
              <a:schemeClr val="accent1">
                <a:shade val="80000"/>
                <a:hueOff val="153123"/>
                <a:satOff val="-2196"/>
                <a:lumOff val="12807"/>
                <a:alphaOff val="0"/>
                <a:shade val="94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sp>
    <dsp:sp modelId="{26540776-CDF7-46D8-B8DE-CDA5756F50ED}">
      <dsp:nvSpPr>
        <dsp:cNvPr id="0" name=""/>
        <dsp:cNvSpPr/>
      </dsp:nvSpPr>
      <dsp:spPr>
        <a:xfrm>
          <a:off x="2610189" y="1352268"/>
          <a:ext cx="953379" cy="17351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5640" tIns="0" rIns="0" bIns="0" numCol="1" spcCol="1270" anchor="t" anchorCtr="0">
          <a:noAutofit/>
        </a:bodyPr>
        <a:lstStyle/>
        <a:p>
          <a:pPr marL="0" lvl="0" indent="0" algn="l" defTabSz="400050">
            <a:lnSpc>
              <a:spcPct val="90000"/>
            </a:lnSpc>
            <a:spcBef>
              <a:spcPct val="0"/>
            </a:spcBef>
            <a:spcAft>
              <a:spcPct val="35000"/>
            </a:spcAft>
            <a:buNone/>
          </a:pPr>
          <a:r>
            <a:rPr lang="hu-HU" sz="900" kern="1200"/>
            <a:t>Összeszerelés (Assembly)</a:t>
          </a:r>
        </a:p>
        <a:p>
          <a:pPr marL="0" lvl="0" indent="0" algn="l" defTabSz="400050">
            <a:lnSpc>
              <a:spcPct val="90000"/>
            </a:lnSpc>
            <a:spcBef>
              <a:spcPct val="0"/>
            </a:spcBef>
            <a:spcAft>
              <a:spcPct val="35000"/>
            </a:spcAft>
            <a:buNone/>
          </a:pPr>
          <a:r>
            <a:rPr lang="hu-HU" sz="900" kern="1200"/>
            <a:t>Félkész termékek, amelyek önmagukban még nem értékesítendőek</a:t>
          </a:r>
        </a:p>
      </dsp:txBody>
      <dsp:txXfrm>
        <a:off x="2610189" y="1352268"/>
        <a:ext cx="953379" cy="1735101"/>
      </dsp:txXfrm>
    </dsp:sp>
    <dsp:sp modelId="{C9FBCE97-0C36-48B2-95E3-CA375E01A5D2}">
      <dsp:nvSpPr>
        <dsp:cNvPr id="0" name=""/>
        <dsp:cNvSpPr/>
      </dsp:nvSpPr>
      <dsp:spPr>
        <a:xfrm>
          <a:off x="3410435" y="865698"/>
          <a:ext cx="306267" cy="306267"/>
        </a:xfrm>
        <a:prstGeom prst="ellipse">
          <a:avLst/>
        </a:prstGeom>
        <a:gradFill rotWithShape="0">
          <a:gsLst>
            <a:gs pos="0">
              <a:schemeClr val="accent1">
                <a:shade val="80000"/>
                <a:hueOff val="229684"/>
                <a:satOff val="-3294"/>
                <a:lumOff val="19211"/>
                <a:alphaOff val="0"/>
                <a:shade val="51000"/>
              </a:schemeClr>
            </a:gs>
            <a:gs pos="80000">
              <a:schemeClr val="accent1">
                <a:shade val="80000"/>
                <a:hueOff val="229684"/>
                <a:satOff val="-3294"/>
                <a:lumOff val="19211"/>
                <a:alphaOff val="0"/>
                <a:shade val="93000"/>
              </a:schemeClr>
            </a:gs>
            <a:gs pos="100000">
              <a:schemeClr val="accent1">
                <a:shade val="80000"/>
                <a:hueOff val="229684"/>
                <a:satOff val="-3294"/>
                <a:lumOff val="19211"/>
                <a:alphaOff val="0"/>
                <a:shade val="94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sp>
    <dsp:sp modelId="{A5376AF0-6D7B-4662-95CB-3B9297AC7FFC}">
      <dsp:nvSpPr>
        <dsp:cNvPr id="0" name=""/>
        <dsp:cNvSpPr/>
      </dsp:nvSpPr>
      <dsp:spPr>
        <a:xfrm>
          <a:off x="3563569" y="1018832"/>
          <a:ext cx="987958" cy="20685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2285" tIns="0" rIns="0" bIns="0" numCol="1" spcCol="1270" anchor="t" anchorCtr="0">
          <a:noAutofit/>
        </a:bodyPr>
        <a:lstStyle/>
        <a:p>
          <a:pPr marL="0" lvl="0" indent="0" algn="l" defTabSz="400050">
            <a:lnSpc>
              <a:spcPct val="90000"/>
            </a:lnSpc>
            <a:spcBef>
              <a:spcPct val="0"/>
            </a:spcBef>
            <a:spcAft>
              <a:spcPct val="35000"/>
            </a:spcAft>
            <a:buNone/>
          </a:pPr>
          <a:r>
            <a:rPr lang="hu-HU" sz="900" kern="1200"/>
            <a:t>Termék (Product)</a:t>
          </a:r>
        </a:p>
        <a:p>
          <a:pPr marL="0" lvl="0" indent="0" algn="l" defTabSz="400050">
            <a:lnSpc>
              <a:spcPct val="90000"/>
            </a:lnSpc>
            <a:spcBef>
              <a:spcPct val="0"/>
            </a:spcBef>
            <a:spcAft>
              <a:spcPct val="35000"/>
            </a:spcAft>
            <a:buNone/>
          </a:pPr>
          <a:r>
            <a:rPr lang="hu-HU" sz="900" kern="1200"/>
            <a:t>Egy sorozatban gyártandó termék</a:t>
          </a:r>
        </a:p>
      </dsp:txBody>
      <dsp:txXfrm>
        <a:off x="3563569" y="1018832"/>
        <a:ext cx="987958" cy="2068537"/>
      </dsp:txXfrm>
    </dsp:sp>
    <dsp:sp modelId="{4078AEF6-045A-4B2C-A650-2D6A3CD99B49}">
      <dsp:nvSpPr>
        <dsp:cNvPr id="0" name=""/>
        <dsp:cNvSpPr/>
      </dsp:nvSpPr>
      <dsp:spPr>
        <a:xfrm>
          <a:off x="4356405" y="619943"/>
          <a:ext cx="390243" cy="390243"/>
        </a:xfrm>
        <a:prstGeom prst="ellipse">
          <a:avLst/>
        </a:prstGeom>
        <a:gradFill rotWithShape="0">
          <a:gsLst>
            <a:gs pos="0">
              <a:schemeClr val="accent1">
                <a:shade val="80000"/>
                <a:hueOff val="306246"/>
                <a:satOff val="-4392"/>
                <a:lumOff val="25615"/>
                <a:alphaOff val="0"/>
                <a:shade val="51000"/>
              </a:schemeClr>
            </a:gs>
            <a:gs pos="80000">
              <a:schemeClr val="accent1">
                <a:shade val="80000"/>
                <a:hueOff val="306246"/>
                <a:satOff val="-4392"/>
                <a:lumOff val="25615"/>
                <a:alphaOff val="0"/>
                <a:shade val="93000"/>
              </a:schemeClr>
            </a:gs>
            <a:gs pos="100000">
              <a:schemeClr val="accent1">
                <a:shade val="80000"/>
                <a:hueOff val="306246"/>
                <a:satOff val="-4392"/>
                <a:lumOff val="25615"/>
                <a:alphaOff val="0"/>
                <a:shade val="94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sp>
    <dsp:sp modelId="{C2635CC3-D9FD-4826-A9CA-014360CF3689}">
      <dsp:nvSpPr>
        <dsp:cNvPr id="0" name=""/>
        <dsp:cNvSpPr/>
      </dsp:nvSpPr>
      <dsp:spPr>
        <a:xfrm>
          <a:off x="4551527" y="815065"/>
          <a:ext cx="987958" cy="22723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6782" tIns="0" rIns="0" bIns="0" numCol="1" spcCol="1270" anchor="t" anchorCtr="0">
          <a:noAutofit/>
        </a:bodyPr>
        <a:lstStyle/>
        <a:p>
          <a:pPr marL="0" lvl="0" indent="0" algn="l" defTabSz="400050">
            <a:lnSpc>
              <a:spcPct val="90000"/>
            </a:lnSpc>
            <a:spcBef>
              <a:spcPct val="0"/>
            </a:spcBef>
            <a:spcAft>
              <a:spcPct val="35000"/>
            </a:spcAft>
            <a:buNone/>
          </a:pPr>
          <a:r>
            <a:rPr lang="hu-HU" sz="900" kern="1200"/>
            <a:t>Projekt (Project)</a:t>
          </a:r>
        </a:p>
        <a:p>
          <a:pPr marL="0" lvl="0" indent="0" algn="l" defTabSz="400050">
            <a:lnSpc>
              <a:spcPct val="90000"/>
            </a:lnSpc>
            <a:spcBef>
              <a:spcPct val="0"/>
            </a:spcBef>
            <a:spcAft>
              <a:spcPct val="35000"/>
            </a:spcAft>
            <a:buNone/>
          </a:pPr>
          <a:r>
            <a:rPr lang="hu-HU" sz="900" kern="1200"/>
            <a:t>Egyszeri gyártási tevékenység</a:t>
          </a:r>
        </a:p>
      </dsp:txBody>
      <dsp:txXfrm>
        <a:off x="4551527" y="815065"/>
        <a:ext cx="987958" cy="2272304"/>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éma">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D4E91B6039446843A11EE1171D1AAF07" ma:contentTypeVersion="14" ma:contentTypeDescription="Új dokumentum létrehozása." ma:contentTypeScope="" ma:versionID="d0ccb6e40eb2aae0ba82ef2830d3e4aa">
  <xsd:schema xmlns:xsd="http://www.w3.org/2001/XMLSchema" xmlns:xs="http://www.w3.org/2001/XMLSchema" xmlns:p="http://schemas.microsoft.com/office/2006/metadata/properties" xmlns:ns3="91df96f9-7c7a-4c31-9a3b-5fabe5ca6310" xmlns:ns4="1f802792-1a7e-4293-bd20-a43464dc15f5" targetNamespace="http://schemas.microsoft.com/office/2006/metadata/properties" ma:root="true" ma:fieldsID="20d336e911b8bd9cdc5731b9d1395a40" ns3:_="" ns4:_="">
    <xsd:import namespace="91df96f9-7c7a-4c31-9a3b-5fabe5ca6310"/>
    <xsd:import namespace="1f802792-1a7e-4293-bd20-a43464dc15f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df96f9-7c7a-4c31-9a3b-5fabe5ca63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f802792-1a7e-4293-bd20-a43464dc15f5" elementFormDefault="qualified">
    <xsd:import namespace="http://schemas.microsoft.com/office/2006/documentManagement/types"/>
    <xsd:import namespace="http://schemas.microsoft.com/office/infopath/2007/PartnerControls"/>
    <xsd:element name="SharedWithUsers" ma:index="14"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Megosztva részletekkel" ma:internalName="SharedWithDetails" ma:readOnly="true">
      <xsd:simpleType>
        <xsd:restriction base="dms:Note">
          <xsd:maxLength value="255"/>
        </xsd:restriction>
      </xsd:simpleType>
    </xsd:element>
    <xsd:element name="SharingHintHash" ma:index="16"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KSH25</b:Tag>
    <b:SourceType>InternetSite</b:SourceType>
    <b:Guid>{71CF9015-E1D4-4EC4-B275-A89996D9B8D1}</b:Guid>
    <b:Title>Központi Statisztikai Hivatal</b:Title>
    <b:Year>2025</b:Year>
    <b:Author>
      <b:Author>
        <b:NameList>
          <b:Person>
            <b:Last>KSH</b:Last>
          </b:Person>
        </b:NameList>
      </b:Author>
    </b:Author>
    <b:Month>Február</b:Month>
    <b:URL>https://www.ksh.hu/stadat_files/mun/hu/mun0059.html</b:URL>
    <b:RefOrder>1</b:RefOrder>
  </b:Source>
  <b:Source>
    <b:Tag>SAP</b:Tag>
    <b:SourceType>InternetSite</b:SourceType>
    <b:Guid>{036C14B8-07E2-4CF3-AC22-778AFB2C421F}</b:Guid>
    <b:Author>
      <b:Author>
        <b:NameList>
          <b:Person>
            <b:Last>SAP</b:Last>
          </b:Person>
        </b:NameList>
      </b:Author>
    </b:Author>
    <b:Title>SAP - Multilevel BOM</b:Title>
    <b:Day>2025.02.08.</b:Day>
    <b:URL>https://community.sap.com/t5/enterprise-resource-planning-blogs-by-sap/multilevel-bill-of-material-bom/ba-p/13515956</b:URL>
    <b:Year>2025</b:Year>
    <b:Month>Február</b:Month>
    <b:RefOrder>2</b:RefOrder>
  </b:Source>
  <b:Source>
    <b:Tag>Aut25</b:Tag>
    <b:SourceType>InternetSite</b:SourceType>
    <b:Guid>{12A0ED8E-1230-4695-8917-9B86ECDFAA93}</b:Guid>
    <b:Author>
      <b:Author>
        <b:NameList>
          <b:Person>
            <b:Last>Autodesk</b:Last>
          </b:Person>
        </b:NameList>
      </b:Author>
    </b:Author>
    <b:Year>2025</b:Year>
    <b:Month>Február</b:Month>
    <b:URL>https://www.autodesk.com/products/fusion-360/blog/introducing-bill-of-materials-bom-autodesk-fusion/</b:URL>
    <b:Title>Introducing Bill of Materials (BOM) for Autodesk Fusion</b:Title>
    <b:InternetSiteTitle>Autodesk</b:InternetSiteTitle>
    <b:RefOrder>3</b:RefOrder>
  </b:Source>
  <b:Source>
    <b:Tag>MRP25</b:Tag>
    <b:SourceType>InternetSite</b:SourceType>
    <b:Guid>{ADB03703-B984-47CA-8E78-7EE5FECCAAA2}</b:Guid>
    <b:Author>
      <b:Author>
        <b:NameList>
          <b:Person>
            <b:Last>MRPeasy</b:Last>
          </b:Person>
        </b:NameList>
      </b:Author>
    </b:Author>
    <b:Title>MRPeasy - Integrated BOM solutions</b:Title>
    <b:Year>2025</b:Year>
    <b:URL>https://www.mrpeasy.com/</b:URL>
    <b:RefOrder>4</b:RefOrder>
  </b:Source>
  <b:Source>
    <b:Tag>Kat25</b:Tag>
    <b:SourceType>InternetSite</b:SourceType>
    <b:Guid>{F1B37A64-4F16-496B-B468-A7C2C5EAE058}</b:Guid>
    <b:Author>
      <b:Author>
        <b:NameList>
          <b:Person>
            <b:Last>Katana</b:Last>
          </b:Person>
        </b:NameList>
      </b:Author>
    </b:Author>
    <b:Title>MRP</b:Title>
    <b:InternetSiteTitle>Katana</b:InternetSiteTitle>
    <b:Year>2025</b:Year>
    <b:URL>https://katanamrp.com/features/production-management/</b:URL>
    <b:RefOrder>5</b:RefOrder>
  </b:Source>
  <b:Source>
    <b:Tag>AlS20</b:Tag>
    <b:SourceType>Book</b:SourceType>
    <b:Guid>{8EA3677A-30D6-4DE7-921A-68587FE0414B}</b:Guid>
    <b:Title>AUTOMATE THE BORING STUFF WITH PYTHON</b:Title>
    <b:Year>2020</b:Year>
    <b:Author>
      <b:Author>
        <b:NameList>
          <b:Person>
            <b:Last>Sweigart</b:Last>
            <b:First>Al</b:First>
          </b:Person>
        </b:NameList>
      </b:Author>
    </b:Author>
    <b:City>245 8th Street, San Francisco, CA 94103</b:City>
    <b:Publisher>William Pollock</b:Publisher>
    <b:RefOrder>12</b:RefOrder>
  </b:Source>
  <b:Source>
    <b:Tag>Joa16</b:Tag>
    <b:SourceType>Book</b:SourceType>
    <b:Guid>{269C3402-8D13-477B-913F-41C140FE7430}</b:Guid>
    <b:Author>
      <b:Author>
        <b:NameList>
          <b:Person>
            <b:Last>Verona</b:Last>
            <b:First>Joakim</b:First>
          </b:Person>
        </b:NameList>
      </b:Author>
    </b:Author>
    <b:Title>Practical DevOps</b:Title>
    <b:Year>2016</b:Year>
    <b:City>35 Livery Street, Birmingham B3 2PB, UK.</b:City>
    <b:Publisher>Packt Publishing Ltd.</b:Publisher>
    <b:RefOrder>13</b:RefOrder>
  </b:Source>
  <b:Source>
    <b:Tag>Atl25</b:Tag>
    <b:SourceType>InternetSite</b:SourceType>
    <b:Guid>{150284FF-4514-4CE6-8393-BE7A2E738EFD}</b:Guid>
    <b:Title>Atlassian - DevOps</b:Title>
    <b:Year>2025.</b:Year>
    <b:Author>
      <b:Author>
        <b:NameList>
          <b:Person>
            <b:Last>Atlassian</b:Last>
          </b:Person>
        </b:NameList>
      </b:Author>
    </b:Author>
    <b:InternetSiteTitle>What Is DevOps?</b:InternetSiteTitle>
    <b:Month>Február</b:Month>
    <b:Day>2025.02.23.</b:Day>
    <b:URL>https://www.atlassian.com/devops</b:URL>
    <b:RefOrder>6</b:RefOrder>
  </b:Source>
  <b:Source>
    <b:Tag>Adr06</b:Tag>
    <b:SourceType>Book</b:SourceType>
    <b:Guid>{8AF9E50C-AF8C-4511-8BC7-826EA6F3F41F}</b:Guid>
    <b:Title>The Definitive Guide to Django: Web Development Done Right</b:Title>
    <b:Year>2006</b:Year>
    <b:Author>
      <b:Author>
        <b:NameList>
          <b:Person>
            <b:Last>Adrian Holovaty</b:Last>
            <b:First>Jacob</b:First>
            <b:Middle>K. Moss</b:Middle>
          </b:Person>
        </b:NameList>
      </b:Author>
    </b:Author>
    <b:RefOrder>14</b:RefOrder>
  </b:Source>
  <b:Source>
    <b:Tag>Egy25</b:Tag>
    <b:SourceType>DocumentFromInternetSite</b:SourceType>
    <b:Guid>{14308238-CED3-4F9B-B48D-BD632302F6CC}</b:Guid>
    <b:Author>
      <b:Author>
        <b:NameList>
          <b:Person>
            <b:Last>SZTE</b:Last>
          </b:Person>
        </b:NameList>
      </b:Author>
    </b:Author>
    <b:Title>Adatbázis gyakorlat, 1. NF</b:Title>
    <b:Year>2025.</b:Year>
    <b:InternetSiteTitle>https://www.inf.u-szeged.hu/</b:InternetSiteTitle>
    <b:URL>https://www.inf.u-szeged.hu/~gnemeth/adatbgyak/exe/Normalizalas_web/1_normlforma_1nf.html</b:URL>
    <b:RefOrder>7</b:RefOrder>
  </b:Source>
  <b:Source>
    <b:Tag>Rea24</b:Tag>
    <b:SourceType>InternetSite</b:SourceType>
    <b:Guid>{8455D566-DD55-488A-B33B-6310DD5C2C9C}</b:Guid>
    <b:Title>Object-Oriented Programming (OOP) in Python</b:Title>
    <b:InternetSiteTitle>Real Python</b:InternetSiteTitle>
    <b:Year>2024</b:Year>
    <b:Month>December</b:Month>
    <b:Day>2024. December 15.</b:Day>
    <b:URL>https://realpython.com/python3-object-oriented-programming/</b:URL>
    <b:Author>
      <b:Author>
        <b:NameList>
          <b:Person>
            <b:Last>RealPython</b:Last>
          </b:Person>
        </b:NameList>
      </b:Author>
    </b:Author>
    <b:RefOrder>8</b:RefOrder>
  </b:Source>
  <b:Source>
    <b:Tag>Med21</b:Tag>
    <b:SourceType>InternetSite</b:SourceType>
    <b:Guid>{1E82B3C1-AE7C-4690-8749-2C5A575C666D}</b:Guid>
    <b:Author>
      <b:Author>
        <b:NameList>
          <b:Person>
            <b:Last>Medium</b:Last>
          </b:Person>
        </b:NameList>
      </b:Author>
    </b:Author>
    <b:Title>You shouldn’t store your images/videos in a database</b:Title>
    <b:Year>2021.</b:Year>
    <b:Month>Március</b:Month>
    <b:Day>2021. Március 29.</b:Day>
    <b:URL>https://medium.com/ensias-it/you-shouldnt-store-your-images-videos-in-a-database-6a78ffa277b2</b:URL>
    <b:RefOrder>9</b:RefOrder>
  </b:Source>
  <b:Source>
    <b:Tag>Eds</b:Tag>
    <b:SourceType>DocumentFromInternetSite</b:SourceType>
    <b:Guid>{18DC9CD4-A0FD-465A-87FE-7BA81341C04F}</b:Guid>
    <b:Author>
      <b:Author>
        <b:NameList>
          <b:Person>
            <b:Last>Johnson</b:Last>
            <b:First>Prof.</b:First>
            <b:Middle>Chris</b:Middle>
          </b:Person>
        </b:NameList>
      </b:Author>
      <b:Writer>
        <b:NameList>
          <b:Person>
            <b:Last>Johnson</b:Last>
            <b:First>Prof.</b:First>
            <b:Middle>Chris</b:Middle>
          </b:Person>
        </b:NameList>
      </b:Writer>
    </b:Author>
    <b:Title>Dynamic and Static Testing</b:Title>
    <b:City>School of Computing Science, University of Glasgow</b:City>
    <b:Theater>Prof. Chris Johnson</b:Theater>
    <b:URL>https://www.dcs.gla.ac.uk/~johnson/teaching/safety/powerpoint/15_Testing.pdf</b:URL>
    <b:Year>2025</b:Year>
    <b:Month>Március</b:Month>
    <b:RefOrder>10</b:RefOrder>
  </b:Source>
  <b:Source>
    <b:Tag>Pez08</b:Tag>
    <b:SourceType>Book</b:SourceType>
    <b:Guid>{C2C62DAA-DB5E-4523-A4A7-B7C7E66DC1BE}</b:Guid>
    <b:Title>Software Testing and Analysis: Process, Principles, and Techniques</b:Title>
    <b:Year>2008</b:Year>
    <b:City>United States of America</b:City>
    <b:Publisher>John Wiley &amp; Sons, Inc.</b:Publisher>
    <b:Author>
      <b:Author>
        <b:NameList>
          <b:Person>
            <b:Last>Pezze</b:Last>
            <b:First>Mauro</b:First>
          </b:Person>
          <b:Person>
            <b:Last>Michal</b:Last>
            <b:First>Young</b:First>
          </b:Person>
        </b:NameList>
      </b:Author>
    </b:Author>
    <b:RefOrder>11</b:RefOrder>
  </b:Source>
  <b:Source xmlns:b="http://schemas.openxmlformats.org/officeDocument/2006/bibliography" xmlns="http://schemas.openxmlformats.org/officeDocument/2006/bibliography">
    <b:Tag>Helyőrző1</b:Tag>
    <b:RefOrder>15</b:RefOrder>
  </b:Source>
</b:Sources>
</file>

<file path=customXml/itemProps1.xml><?xml version="1.0" encoding="utf-8"?>
<ds:datastoreItem xmlns:ds="http://schemas.openxmlformats.org/officeDocument/2006/customXml" ds:itemID="{D1AEC0BD-DB3E-43AA-88F3-F0276DFAA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ED3CC5-5E15-40A9-862D-ADFD8D0223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df96f9-7c7a-4c31-9a3b-5fabe5ca6310"/>
    <ds:schemaRef ds:uri="1f802792-1a7e-4293-bd20-a43464dc15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83A4DA-6341-4BD9-9874-7DE73384CA24}">
  <ds:schemaRefs>
    <ds:schemaRef ds:uri="http://schemas.microsoft.com/sharepoint/v3/contenttype/forms"/>
  </ds:schemaRefs>
</ds:datastoreItem>
</file>

<file path=customXml/itemProps4.xml><?xml version="1.0" encoding="utf-8"?>
<ds:datastoreItem xmlns:ds="http://schemas.openxmlformats.org/officeDocument/2006/customXml" ds:itemID="{565095F2-E381-4BBC-A98F-F053A7414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76</Pages>
  <Words>16242</Words>
  <Characters>112073</Characters>
  <Application>Microsoft Office Word</Application>
  <DocSecurity>0</DocSecurity>
  <Lines>933</Lines>
  <Paragraphs>256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dc:description/>
  <cp:lastModifiedBy>Dana</cp:lastModifiedBy>
  <cp:revision>13</cp:revision>
  <dcterms:created xsi:type="dcterms:W3CDTF">2025-04-24T10:37:00Z</dcterms:created>
  <dcterms:modified xsi:type="dcterms:W3CDTF">2025-04-24T16:02:00Z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0x010100D4E91B6039446843A11EE1171D1AAF07</vt:lpwstr>
  </property>
</Properties>
</file>